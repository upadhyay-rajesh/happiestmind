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xmlns:wp14="http://schemas.microsoft.com/office/word/2010/wordml" w:rsidR="00342260" w:rsidRDefault="00342260" w14:paraId="672A6659" wp14:textId="77777777">
      <w:pPr>
        <w:pStyle w:val="CommentText"/>
        <w:jc w:val="center"/>
        <w:rPr>
          <w:rStyle w:val="StyleComplexArial"/>
          <w:szCs w:val="24"/>
        </w:rPr>
      </w:pPr>
    </w:p>
    <w:tbl>
      <w:tblPr>
        <w:tblW w:w="0" w:type="auto"/>
        <w:tblInd w:w="1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4140"/>
        <w:gridCol w:w="4950"/>
      </w:tblGrid>
      <w:tr xmlns:wp14="http://schemas.microsoft.com/office/word/2010/wordml" w:rsidR="00342260" w:rsidTr="080F880C" w14:paraId="53ECE2B7" wp14:textId="77777777">
        <w:tblPrEx>
          <w:tblCellMar>
            <w:top w:w="0" w:type="dxa"/>
            <w:bottom w:w="0" w:type="dxa"/>
          </w:tblCellMar>
        </w:tblPrEx>
        <w:tc>
          <w:tcPr>
            <w:tcW w:w="9090" w:type="dxa"/>
            <w:gridSpan w:val="2"/>
            <w:tcBorders>
              <w:bottom w:val="nil"/>
            </w:tcBorders>
            <w:tcMar/>
          </w:tcPr>
          <w:p w:rsidR="00342260" w:rsidRDefault="00342260" w14:paraId="0A37501D" wp14:textId="77777777">
            <w:pPr>
              <w:pStyle w:val="Title"/>
              <w:rPr>
                <w:rFonts w:ascii="Arial" w:hAnsi="Arial"/>
                <w:b w:val="0"/>
              </w:rPr>
            </w:pPr>
          </w:p>
          <w:p w:rsidR="00342260" w:rsidRDefault="00342260" w14:paraId="6F284678" wp14:textId="77777777">
            <w:pPr>
              <w:pStyle w:val="Title"/>
              <w:rPr>
                <w:rFonts w:ascii="Arial" w:hAnsi="Arial"/>
                <w:b w:val="0"/>
                <w:bCs w:val="0"/>
                <w:sz w:val="36"/>
              </w:rPr>
            </w:pPr>
            <w:bookmarkStart w:name="_Toc133307145" w:id="0"/>
            <w:r>
              <w:rPr>
                <w:rFonts w:ascii="Arial" w:hAnsi="Arial"/>
                <w:b w:val="0"/>
                <w:bCs w:val="0"/>
                <w:sz w:val="36"/>
              </w:rPr>
              <w:t>System Requirements Specifications Process</w:t>
            </w:r>
            <w:bookmarkEnd w:id="0"/>
          </w:p>
          <w:p w:rsidR="00342260" w:rsidRDefault="00342260" w14:paraId="5DAB6C7B" wp14:textId="77777777">
            <w:pPr>
              <w:pStyle w:val="Title"/>
              <w:rPr>
                <w:rFonts w:ascii="Arial" w:hAnsi="Arial"/>
              </w:rPr>
            </w:pPr>
          </w:p>
        </w:tc>
      </w:tr>
      <w:tr xmlns:wp14="http://schemas.microsoft.com/office/word/2010/wordml" w:rsidR="00342260" w:rsidTr="080F880C" w14:paraId="00D579A3" wp14:textId="77777777">
        <w:tblPrEx>
          <w:tblCellMar>
            <w:top w:w="0" w:type="dxa"/>
            <w:bottom w:w="0" w:type="dxa"/>
          </w:tblCellMar>
        </w:tblPrEx>
        <w:tc>
          <w:tcPr>
            <w:tcW w:w="9090" w:type="dxa"/>
            <w:gridSpan w:val="2"/>
            <w:tcBorders>
              <w:top w:val="nil"/>
              <w:bottom w:val="nil"/>
            </w:tcBorders>
            <w:tcMar/>
          </w:tcPr>
          <w:p w:rsidR="00342260" w:rsidRDefault="00342260" w14:paraId="626C0950" wp14:textId="77777777">
            <w:pPr>
              <w:pStyle w:val="Subtitle"/>
              <w:rPr>
                <w:rFonts w:ascii="Arial" w:hAnsi="Arial" w:cs="Arial"/>
                <w:sz w:val="20"/>
                <w:szCs w:val="20"/>
              </w:rPr>
            </w:pPr>
            <w:r>
              <w:rPr>
                <w:rFonts w:ascii="Arial" w:hAnsi="Arial" w:cs="Arial"/>
                <w:sz w:val="20"/>
                <w:szCs w:val="20"/>
              </w:rPr>
              <w:t>Process Policy</w:t>
            </w:r>
          </w:p>
          <w:p w:rsidR="00342260" w:rsidRDefault="00342260" w14:paraId="02EB378F" wp14:textId="77777777">
            <w:pPr>
              <w:pStyle w:val="Subtitle"/>
              <w:rPr>
                <w:rFonts w:ascii="Arial" w:hAnsi="Arial" w:cs="Arial"/>
                <w:sz w:val="20"/>
                <w:szCs w:val="20"/>
              </w:rPr>
            </w:pPr>
          </w:p>
          <w:p w:rsidR="00342260" w:rsidRDefault="00342260" w14:paraId="4361AC1B" wp14:textId="77777777">
            <w:pPr>
              <w:pStyle w:val="ListBullet"/>
              <w:rPr>
                <w:rStyle w:val="StyleComplexArial"/>
              </w:rPr>
            </w:pPr>
            <w:r w:rsidRPr="080F880C" w:rsidR="00342260">
              <w:rPr>
                <w:rStyle w:val="StyleComplexArial"/>
              </w:rPr>
              <w:t xml:space="preserve">When complete requirements are not provided by the client the same will be elicited. </w:t>
            </w:r>
          </w:p>
          <w:p w:rsidR="00342260" w:rsidRDefault="00342260" w14:paraId="0CFA9ED9" wp14:textId="77777777">
            <w:pPr>
              <w:pStyle w:val="ListBullet"/>
              <w:rPr>
                <w:rStyle w:val="StyleComplexArial"/>
              </w:rPr>
            </w:pPr>
            <w:r w:rsidRPr="080F880C" w:rsidR="00342260">
              <w:rPr>
                <w:rStyle w:val="StyleComplexArial"/>
              </w:rPr>
              <w:t xml:space="preserve">Gaps in requirement specified by the client </w:t>
            </w:r>
            <w:r w:rsidRPr="080F880C" w:rsidR="00342260">
              <w:rPr>
                <w:rStyle w:val="StyleComplexArial"/>
              </w:rPr>
              <w:t>identified</w:t>
            </w:r>
            <w:r w:rsidRPr="080F880C" w:rsidR="00342260">
              <w:rPr>
                <w:rStyle w:val="StyleComplexArial"/>
              </w:rPr>
              <w:t xml:space="preserve"> against the SRS template are documented.</w:t>
            </w:r>
          </w:p>
          <w:p w:rsidR="00342260" w:rsidRDefault="00342260" w14:paraId="6CDD72C1" wp14:textId="77777777">
            <w:pPr>
              <w:pStyle w:val="ListBullet"/>
              <w:rPr>
                <w:rStyle w:val="StyleComplexArial"/>
              </w:rPr>
            </w:pPr>
            <w:r w:rsidRPr="080F880C" w:rsidR="00342260">
              <w:rPr>
                <w:rStyle w:val="StyleComplexArial"/>
              </w:rPr>
              <w:t>The SRS will be reviewed by the Stakeholders</w:t>
            </w:r>
          </w:p>
          <w:p w:rsidR="00342260" w:rsidRDefault="00342260" w14:paraId="3C85930B" wp14:textId="77777777">
            <w:pPr>
              <w:pStyle w:val="ListBullet"/>
              <w:rPr>
                <w:rStyle w:val="StyleComplexArial"/>
              </w:rPr>
            </w:pPr>
            <w:r w:rsidRPr="080F880C" w:rsidR="00342260">
              <w:rPr>
                <w:rStyle w:val="StyleComplexArial"/>
              </w:rPr>
              <w:t>The project will seek approval from the client, for SRS and changes to requirements</w:t>
            </w:r>
          </w:p>
          <w:p w:rsidR="00342260" w:rsidRDefault="00342260" w14:paraId="1FB3E9CA" wp14:textId="77777777">
            <w:pPr>
              <w:pStyle w:val="ListBullet"/>
              <w:rPr>
                <w:rFonts w:ascii="Arial" w:hAnsi="Arial" w:cs="Arial"/>
              </w:rPr>
            </w:pPr>
            <w:r w:rsidRPr="080F880C" w:rsidR="00342260">
              <w:rPr>
                <w:rStyle w:val="StyleComplexArial"/>
              </w:rPr>
              <w:t>Traceability Matrix will be developed to track client specified requirements to deliverables. This will be updated with changes to requirements</w:t>
            </w:r>
          </w:p>
        </w:tc>
      </w:tr>
      <w:tr xmlns:wp14="http://schemas.microsoft.com/office/word/2010/wordml" w:rsidR="00342260" w:rsidTr="080F880C" w14:paraId="2156F845" wp14:textId="77777777">
        <w:tblPrEx>
          <w:tblCellMar>
            <w:top w:w="0" w:type="dxa"/>
            <w:bottom w:w="0" w:type="dxa"/>
          </w:tblCellMar>
        </w:tblPrEx>
        <w:tc>
          <w:tcPr>
            <w:tcW w:w="9090" w:type="dxa"/>
            <w:gridSpan w:val="2"/>
            <w:tcBorders>
              <w:top w:val="nil"/>
              <w:bottom w:val="single" w:color="auto" w:sz="8" w:space="0"/>
            </w:tcBorders>
            <w:tcMar/>
          </w:tcPr>
          <w:p w:rsidR="00342260" w:rsidRDefault="00342260" w14:paraId="6A05A809" wp14:textId="77777777">
            <w:pPr>
              <w:rPr>
                <w:rStyle w:val="StyleComplexArial"/>
              </w:rPr>
            </w:pPr>
          </w:p>
          <w:p w:rsidR="00342260" w:rsidRDefault="00342260" w14:paraId="5A39BBE3" wp14:textId="77777777">
            <w:pPr>
              <w:pStyle w:val="CommentSubject"/>
              <w:rPr>
                <w:rFonts w:ascii="Arial" w:hAnsi="Arial" w:cs="Arial"/>
                <w:bCs w:val="0"/>
              </w:rPr>
            </w:pPr>
          </w:p>
          <w:p w:rsidR="00342260" w:rsidRDefault="00342260" w14:paraId="41C8F396" wp14:textId="77777777">
            <w:pPr>
              <w:rPr>
                <w:rFonts w:ascii="Arial" w:hAnsi="Arial" w:cs="Arial"/>
                <w:b/>
                <w:sz w:val="20"/>
                <w:szCs w:val="20"/>
              </w:rPr>
            </w:pPr>
          </w:p>
          <w:p w:rsidR="00342260" w:rsidRDefault="00342260" w14:paraId="5A06219E" wp14:textId="77777777">
            <w:pPr>
              <w:pBdr>
                <w:top w:val="single" w:color="000000" w:sz="6" w:space="1"/>
                <w:left w:val="single" w:color="000000" w:sz="6" w:space="4"/>
                <w:bottom w:val="single" w:color="000000" w:sz="6" w:space="1"/>
                <w:right w:val="single" w:color="000000" w:sz="6" w:space="4"/>
              </w:pBdr>
              <w:jc w:val="center"/>
              <w:rPr>
                <w:rFonts w:ascii="Arial" w:hAnsi="Arial" w:cs="Arial"/>
                <w:b/>
                <w:sz w:val="20"/>
                <w:szCs w:val="20"/>
              </w:rPr>
            </w:pPr>
            <w:r>
              <w:rPr>
                <w:rFonts w:ascii="Arial" w:hAnsi="Arial" w:cs="Arial"/>
                <w:b/>
                <w:sz w:val="20"/>
                <w:szCs w:val="20"/>
              </w:rPr>
              <w:t>All Rights Reserved</w:t>
            </w:r>
          </w:p>
          <w:p w:rsidR="00342260" w:rsidRDefault="00342260" w14:paraId="72A3D3EC" wp14:textId="77777777">
            <w:pPr>
              <w:pBdr>
                <w:top w:val="single" w:color="000000" w:sz="6" w:space="1"/>
                <w:left w:val="single" w:color="000000" w:sz="6" w:space="4"/>
                <w:bottom w:val="single" w:color="000000" w:sz="6" w:space="1"/>
                <w:right w:val="single" w:color="000000" w:sz="6" w:space="4"/>
              </w:pBdr>
              <w:jc w:val="center"/>
              <w:rPr>
                <w:rFonts w:ascii="Arial" w:hAnsi="Arial" w:cs="Arial"/>
                <w:b/>
                <w:sz w:val="20"/>
                <w:szCs w:val="20"/>
              </w:rPr>
            </w:pPr>
          </w:p>
          <w:p w:rsidR="00342260" w:rsidRDefault="00342260" w14:paraId="08F698D0" wp14:textId="77777777">
            <w:pPr>
              <w:pStyle w:val="BodyText"/>
            </w:pPr>
            <w:r>
              <w:t>This document is a property of Trianz. No part of this document may be copied or reproduced in any form or by any means, electronic, mechanical or otherwise without the prior written permission of Trianz.</w:t>
            </w:r>
          </w:p>
          <w:p w:rsidR="00342260" w:rsidP="00D21713" w:rsidRDefault="00342260" w14:paraId="0D0B940D" wp14:textId="77777777">
            <w:pPr>
              <w:pBdr>
                <w:top w:val="single" w:color="000000" w:sz="6" w:space="1"/>
                <w:left w:val="single" w:color="000000" w:sz="6" w:space="4"/>
                <w:bottom w:val="single" w:color="000000" w:sz="6" w:space="1"/>
                <w:right w:val="single" w:color="000000" w:sz="6" w:space="4"/>
              </w:pBdr>
              <w:tabs>
                <w:tab w:val="left" w:pos="6416"/>
              </w:tabs>
              <w:rPr>
                <w:rFonts w:ascii="Arial" w:hAnsi="Arial" w:cs="Arial"/>
                <w:b/>
                <w:sz w:val="20"/>
                <w:szCs w:val="20"/>
              </w:rPr>
            </w:pPr>
            <w:r>
              <w:rPr>
                <w:rFonts w:ascii="Arial" w:hAnsi="Arial" w:cs="Arial"/>
                <w:b/>
                <w:sz w:val="20"/>
              </w:rPr>
              <w:tab/>
            </w:r>
          </w:p>
          <w:p w:rsidR="00342260" w:rsidRDefault="00342260" w14:paraId="0E27B00A" wp14:textId="77777777">
            <w:pPr>
              <w:rPr>
                <w:rFonts w:ascii="Arial" w:hAnsi="Arial" w:cs="Arial"/>
                <w:b/>
                <w:sz w:val="20"/>
                <w:szCs w:val="20"/>
              </w:rPr>
            </w:pPr>
          </w:p>
        </w:tc>
      </w:tr>
      <w:tr xmlns:wp14="http://schemas.microsoft.com/office/word/2010/wordml" w:rsidR="00342260" w:rsidTr="080F880C" w14:paraId="648DD8AF" wp14:textId="77777777">
        <w:tblPrEx>
          <w:tblCellMar>
            <w:top w:w="0" w:type="dxa"/>
            <w:bottom w:w="0" w:type="dxa"/>
          </w:tblCellMar>
        </w:tblPrEx>
        <w:tc>
          <w:tcPr>
            <w:tcW w:w="4140" w:type="dxa"/>
            <w:tcBorders>
              <w:top w:val="single" w:color="auto" w:sz="8" w:space="0"/>
              <w:bottom w:val="single" w:color="auto" w:sz="8" w:space="0"/>
              <w:right w:val="single" w:color="auto" w:sz="8" w:space="0"/>
            </w:tcBorders>
            <w:tcMar/>
          </w:tcPr>
          <w:p w:rsidR="00342260" w:rsidP="080F880C" w:rsidRDefault="00342260" w14:paraId="555D1A2D" wp14:textId="0D0AC44D">
            <w:pPr>
              <w:rPr>
                <w:rStyle w:val="StyleComplexArial"/>
              </w:rPr>
            </w:pPr>
            <w:r w:rsidRPr="080F880C" w:rsidR="00342260">
              <w:rPr>
                <w:rFonts w:ascii="Arial" w:hAnsi="Arial" w:cs="Arial"/>
                <w:b w:val="1"/>
                <w:bCs w:val="1"/>
                <w:sz w:val="20"/>
                <w:szCs w:val="20"/>
              </w:rPr>
              <w:t>Owner:</w:t>
            </w:r>
            <w:r w:rsidRPr="080F880C" w:rsidR="00342260">
              <w:rPr>
                <w:rStyle w:val="StyleComplexArial"/>
              </w:rPr>
              <w:t xml:space="preserve"> </w:t>
            </w:r>
            <w:r w:rsidRPr="080F880C" w:rsidR="137BDC80">
              <w:rPr>
                <w:rStyle w:val="StyleComplexArial"/>
              </w:rPr>
              <w:t>Nandini/Vinay/Aman</w:t>
            </w:r>
            <w:smartTag w:uri="urn:schemas-microsoft-com:office:smarttags" w:element="place"/>
          </w:p>
        </w:tc>
        <w:tc>
          <w:tcPr>
            <w:tcW w:w="4950" w:type="dxa"/>
            <w:tcBorders>
              <w:top w:val="single" w:color="auto" w:sz="8" w:space="0"/>
              <w:left w:val="single" w:color="auto" w:sz="8" w:space="0"/>
              <w:bottom w:val="single" w:color="auto" w:sz="8" w:space="0"/>
            </w:tcBorders>
            <w:tcMar/>
          </w:tcPr>
          <w:p w:rsidR="00342260" w:rsidP="080F880C" w:rsidRDefault="00342260" w14:paraId="003D35A5" wp14:textId="05C6F2CD">
            <w:pPr>
              <w:rPr>
                <w:rFonts w:ascii="Arial" w:hAnsi="Arial" w:cs="Arial"/>
                <w:b w:val="1"/>
                <w:bCs w:val="1"/>
                <w:sz w:val="20"/>
                <w:szCs w:val="20"/>
              </w:rPr>
            </w:pPr>
            <w:r w:rsidRPr="080F880C" w:rsidR="00342260">
              <w:rPr>
                <w:rFonts w:ascii="Arial" w:hAnsi="Arial" w:cs="Arial"/>
                <w:b w:val="1"/>
                <w:bCs w:val="1"/>
                <w:sz w:val="20"/>
                <w:szCs w:val="20"/>
              </w:rPr>
              <w:t xml:space="preserve">RID: </w:t>
            </w:r>
            <w:r w:rsidRPr="080F880C" w:rsidR="644C2099">
              <w:rPr>
                <w:rFonts w:ascii="Arial" w:hAnsi="Arial" w:cs="Arial"/>
                <w:b w:val="1"/>
                <w:bCs w:val="1"/>
                <w:sz w:val="20"/>
                <w:szCs w:val="20"/>
              </w:rPr>
              <w:t>HTM</w:t>
            </w:r>
            <w:r w:rsidRPr="080F880C" w:rsidR="00342260">
              <w:rPr>
                <w:rStyle w:val="StyleComplexArial"/>
              </w:rPr>
              <w:t>/5101/0207</w:t>
            </w:r>
          </w:p>
        </w:tc>
      </w:tr>
      <w:tr xmlns:wp14="http://schemas.microsoft.com/office/word/2010/wordml" w:rsidR="00342260" w:rsidTr="080F880C" w14:paraId="4564EBF9" wp14:textId="77777777">
        <w:tblPrEx>
          <w:tblCellMar>
            <w:top w:w="0" w:type="dxa"/>
            <w:bottom w:w="0" w:type="dxa"/>
          </w:tblCellMar>
        </w:tblPrEx>
        <w:tc>
          <w:tcPr>
            <w:tcW w:w="4140" w:type="dxa"/>
            <w:tcBorders>
              <w:top w:val="single" w:color="auto" w:sz="8" w:space="0"/>
              <w:bottom w:val="single" w:color="auto" w:sz="8" w:space="0"/>
              <w:right w:val="single" w:color="auto" w:sz="8" w:space="0"/>
            </w:tcBorders>
            <w:tcMar/>
          </w:tcPr>
          <w:p w:rsidR="00342260" w:rsidP="080F880C" w:rsidRDefault="00342260" w14:paraId="31012D17" wp14:textId="5AE383D9">
            <w:pPr>
              <w:rPr>
                <w:rFonts w:ascii="Arial" w:hAnsi="Arial" w:cs="Arial"/>
                <w:b w:val="1"/>
                <w:bCs w:val="1"/>
                <w:sz w:val="20"/>
                <w:szCs w:val="20"/>
                <w:lang w:val="fr-FR"/>
              </w:rPr>
            </w:pPr>
            <w:r w:rsidRPr="080F880C" w:rsidR="00342260">
              <w:rPr>
                <w:rFonts w:ascii="Arial" w:hAnsi="Arial" w:cs="Arial"/>
                <w:b w:val="1"/>
                <w:bCs w:val="1"/>
                <w:sz w:val="20"/>
                <w:szCs w:val="20"/>
                <w:lang w:val="fr-FR"/>
              </w:rPr>
              <w:t>Email:</w:t>
            </w:r>
            <w:r w:rsidRPr="080F880C" w:rsidR="00342260">
              <w:rPr>
                <w:rFonts w:ascii="Arial" w:hAnsi="Arial" w:cs="Arial"/>
                <w:b w:val="1"/>
                <w:bCs w:val="1"/>
                <w:sz w:val="20"/>
                <w:szCs w:val="20"/>
                <w:lang w:val="fr-FR"/>
              </w:rPr>
              <w:t xml:space="preserve"> </w:t>
            </w:r>
            <w:r w:rsidRPr="080F880C" w:rsidR="7CCB8B8B">
              <w:rPr>
                <w:rFonts w:ascii="Arial" w:hAnsi="Arial" w:cs="Arial"/>
                <w:b w:val="1"/>
                <w:bCs w:val="1"/>
                <w:sz w:val="20"/>
                <w:szCs w:val="20"/>
                <w:lang w:val="fr-FR"/>
              </w:rPr>
              <w:t>uccnandinisinha@gmail.com</w:t>
            </w:r>
          </w:p>
        </w:tc>
        <w:tc>
          <w:tcPr>
            <w:tcW w:w="4950" w:type="dxa"/>
            <w:tcBorders>
              <w:top w:val="single" w:color="auto" w:sz="8" w:space="0"/>
              <w:left w:val="single" w:color="auto" w:sz="8" w:space="0"/>
              <w:bottom w:val="single" w:color="auto" w:sz="8" w:space="0"/>
            </w:tcBorders>
            <w:tcMar/>
          </w:tcPr>
          <w:p w:rsidR="00342260" w:rsidRDefault="00342260" w14:paraId="3D79FA3D" wp14:textId="77777777">
            <w:pPr>
              <w:rPr>
                <w:rFonts w:ascii="Arial" w:hAnsi="Arial" w:cs="Arial"/>
                <w:b/>
                <w:sz w:val="20"/>
                <w:szCs w:val="20"/>
                <w:lang w:val="fr-FR"/>
              </w:rPr>
            </w:pPr>
            <w:r>
              <w:rPr>
                <w:rFonts w:ascii="Arial" w:hAnsi="Arial" w:cs="Arial"/>
                <w:b/>
                <w:sz w:val="20"/>
                <w:szCs w:val="20"/>
                <w:lang w:val="fr-FR"/>
              </w:rPr>
              <w:t>Version:</w:t>
            </w:r>
            <w:r>
              <w:rPr>
                <w:rStyle w:val="StyleComplexArial"/>
                <w:szCs w:val="20"/>
              </w:rPr>
              <w:t xml:space="preserve"> </w:t>
            </w:r>
            <w:r w:rsidR="00A4153C">
              <w:rPr>
                <w:rStyle w:val="StyleComplexArial"/>
                <w:szCs w:val="20"/>
              </w:rPr>
              <w:t>11.00</w:t>
            </w:r>
          </w:p>
        </w:tc>
      </w:tr>
      <w:tr xmlns:wp14="http://schemas.microsoft.com/office/word/2010/wordml" w:rsidR="00342260" w:rsidTr="080F880C" w14:paraId="2E985B50" wp14:textId="77777777">
        <w:tblPrEx>
          <w:tblCellMar>
            <w:top w:w="0" w:type="dxa"/>
            <w:bottom w:w="0" w:type="dxa"/>
          </w:tblCellMar>
        </w:tblPrEx>
        <w:tc>
          <w:tcPr>
            <w:tcW w:w="4140" w:type="dxa"/>
            <w:tcBorders>
              <w:top w:val="single" w:color="auto" w:sz="8" w:space="0"/>
              <w:bottom w:val="single" w:color="auto" w:sz="8" w:space="0"/>
              <w:right w:val="single" w:color="auto" w:sz="8" w:space="0"/>
            </w:tcBorders>
            <w:tcMar/>
          </w:tcPr>
          <w:p w:rsidR="00342260" w:rsidP="080F880C" w:rsidRDefault="00342260" w14:paraId="258FB102" wp14:textId="0900178C">
            <w:pPr>
              <w:rPr>
                <w:rStyle w:val="StyleComplexArial"/>
                <w:lang w:val="fr-FR"/>
              </w:rPr>
            </w:pPr>
            <w:r w:rsidRPr="080F880C" w:rsidR="00342260">
              <w:rPr>
                <w:rFonts w:ascii="Arial" w:hAnsi="Arial" w:cs="Arial"/>
                <w:b w:val="1"/>
                <w:bCs w:val="1"/>
                <w:sz w:val="20"/>
                <w:szCs w:val="20"/>
                <w:lang w:val="fr-FR"/>
              </w:rPr>
              <w:t>Date:</w:t>
            </w:r>
            <w:r w:rsidRPr="080F880C" w:rsidR="5ED6D464">
              <w:rPr>
                <w:rStyle w:val="StyleComplexArial"/>
              </w:rPr>
              <w:t xml:space="preserve"> </w:t>
            </w:r>
            <w:r w:rsidRPr="080F880C" w:rsidR="2BAFC7E6">
              <w:rPr>
                <w:rStyle w:val="StyleComplexArial"/>
              </w:rPr>
              <w:t>07-Sept-2023</w:t>
            </w:r>
          </w:p>
        </w:tc>
        <w:tc>
          <w:tcPr>
            <w:tcW w:w="4950" w:type="dxa"/>
            <w:tcBorders>
              <w:top w:val="single" w:color="auto" w:sz="8" w:space="0"/>
              <w:left w:val="single" w:color="auto" w:sz="8" w:space="0"/>
              <w:bottom w:val="single" w:color="auto" w:sz="8" w:space="0"/>
            </w:tcBorders>
            <w:tcMar/>
          </w:tcPr>
          <w:p w:rsidR="00342260" w:rsidRDefault="00342260" w14:paraId="1DBF0216" wp14:textId="77777777">
            <w:pPr>
              <w:rPr>
                <w:rFonts w:ascii="Arial" w:hAnsi="Arial" w:cs="Arial"/>
                <w:b/>
                <w:sz w:val="20"/>
                <w:szCs w:val="20"/>
                <w:lang w:val="fr-FR"/>
              </w:rPr>
            </w:pPr>
            <w:r>
              <w:rPr>
                <w:rFonts w:ascii="Arial" w:hAnsi="Arial" w:cs="Arial"/>
                <w:b/>
                <w:sz w:val="20"/>
                <w:szCs w:val="20"/>
                <w:lang w:val="fr-FR"/>
              </w:rPr>
              <w:t>Total Pages:</w:t>
            </w:r>
            <w:r>
              <w:rPr>
                <w:rStyle w:val="StyleComplexArial"/>
                <w:szCs w:val="20"/>
              </w:rPr>
              <w:t xml:space="preserve"> </w:t>
            </w:r>
            <w:r w:rsidR="007A2E60">
              <w:rPr>
                <w:rStyle w:val="StyleComplexArial"/>
                <w:szCs w:val="20"/>
              </w:rPr>
              <w:t>1</w:t>
            </w:r>
            <w:r w:rsidR="00A4153C">
              <w:rPr>
                <w:rStyle w:val="StyleComplexArial"/>
                <w:szCs w:val="20"/>
              </w:rPr>
              <w:t>0</w:t>
            </w:r>
          </w:p>
        </w:tc>
      </w:tr>
      <w:tr xmlns:wp14="http://schemas.microsoft.com/office/word/2010/wordml" w:rsidR="00342260" w:rsidTr="080F880C" w14:paraId="692B31AC" wp14:textId="77777777">
        <w:tblPrEx>
          <w:tblCellMar>
            <w:top w:w="0" w:type="dxa"/>
            <w:bottom w:w="0" w:type="dxa"/>
          </w:tblCellMar>
        </w:tblPrEx>
        <w:tc>
          <w:tcPr>
            <w:tcW w:w="9090" w:type="dxa"/>
            <w:gridSpan w:val="2"/>
            <w:tcBorders>
              <w:top w:val="single" w:color="auto" w:sz="8" w:space="0"/>
              <w:bottom w:val="single" w:color="auto" w:sz="8" w:space="0"/>
            </w:tcBorders>
            <w:tcMar/>
          </w:tcPr>
          <w:p w:rsidR="00342260" w:rsidP="080F880C" w:rsidRDefault="00342260" w14:paraId="399AF346" wp14:textId="343355A1">
            <w:pPr>
              <w:rPr>
                <w:rStyle w:val="StyleComplexArial"/>
              </w:rPr>
            </w:pPr>
            <w:r w:rsidRPr="080F880C" w:rsidR="00342260">
              <w:rPr>
                <w:rFonts w:ascii="Arial" w:hAnsi="Arial" w:cs="Arial"/>
                <w:b w:val="1"/>
                <w:bCs w:val="1"/>
                <w:sz w:val="20"/>
                <w:szCs w:val="20"/>
              </w:rPr>
              <w:t>Distribution List:</w:t>
            </w:r>
            <w:r w:rsidRPr="080F880C" w:rsidR="00342260">
              <w:rPr>
                <w:rStyle w:val="StyleComplexArial"/>
              </w:rPr>
              <w:t xml:space="preserve"> All </w:t>
            </w:r>
            <w:r w:rsidRPr="080F880C" w:rsidR="104174C1">
              <w:rPr>
                <w:rStyle w:val="StyleComplexArial"/>
              </w:rPr>
              <w:t>members of Chatty project</w:t>
            </w:r>
          </w:p>
        </w:tc>
      </w:tr>
      <w:tr xmlns:wp14="http://schemas.microsoft.com/office/word/2010/wordml" w:rsidR="00342260" w:rsidTr="080F880C" w14:paraId="30DA1866" wp14:textId="77777777">
        <w:tblPrEx>
          <w:tblCellMar>
            <w:top w:w="0" w:type="dxa"/>
            <w:bottom w:w="0" w:type="dxa"/>
          </w:tblCellMar>
        </w:tblPrEx>
        <w:trPr>
          <w:trHeight w:val="3455"/>
        </w:trPr>
        <w:tc>
          <w:tcPr>
            <w:tcW w:w="9090" w:type="dxa"/>
            <w:gridSpan w:val="2"/>
            <w:tcBorders>
              <w:top w:val="single" w:color="auto" w:sz="8" w:space="0"/>
            </w:tcBorders>
            <w:tcMar/>
          </w:tcPr>
          <w:p w:rsidR="00342260" w:rsidRDefault="00342260" w14:paraId="60061E4C" wp14:textId="77777777">
            <w:pPr>
              <w:jc w:val="center"/>
              <w:rPr>
                <w:rFonts w:ascii="Arial" w:hAnsi="Arial" w:cs="Arial"/>
                <w:sz w:val="20"/>
              </w:rPr>
            </w:pPr>
          </w:p>
          <w:p w:rsidR="00342260" w:rsidRDefault="009A08F4" w14:paraId="6517EAAA" wp14:textId="77777777">
            <w:pPr>
              <w:jc w:val="center"/>
              <w:rPr>
                <w:rFonts w:ascii="Arial" w:hAnsi="Arial" w:cs="Arial"/>
                <w:sz w:val="20"/>
              </w:rPr>
            </w:pPr>
            <w:r>
              <w:rPr>
                <w:rFonts w:ascii="Arial" w:hAnsi="Arial" w:cs="Arial"/>
                <w:noProof/>
                <w:sz w:val="20"/>
              </w:rPr>
              <mc:AlternateContent>
                <mc:Choice Requires="wpg">
                  <w:drawing>
                    <wp:anchor xmlns:wp14="http://schemas.microsoft.com/office/word/2010/wordprocessingDrawing" distT="0" distB="0" distL="114300" distR="114300" simplePos="0" relativeHeight="251657728" behindDoc="0" locked="0" layoutInCell="1" allowOverlap="1" wp14:anchorId="3D31E270" wp14:editId="7777777">
                      <wp:simplePos x="0" y="0"/>
                      <wp:positionH relativeFrom="column">
                        <wp:posOffset>1755140</wp:posOffset>
                      </wp:positionH>
                      <wp:positionV relativeFrom="paragraph">
                        <wp:posOffset>16510</wp:posOffset>
                      </wp:positionV>
                      <wp:extent cx="2171700" cy="1854200"/>
                      <wp:effectExtent l="0" t="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1854200"/>
                                <a:chOff x="4500" y="5540"/>
                                <a:chExt cx="3167" cy="2920"/>
                              </a:xfrm>
                            </wpg:grpSpPr>
                            <wps:wsp>
                              <wps:cNvPr id="2" name="Rectangle 6"/>
                              <wps:cNvSpPr>
                                <a:spLocks noChangeArrowheads="1"/>
                              </wps:cNvSpPr>
                              <wps:spPr bwMode="auto">
                                <a:xfrm>
                                  <a:off x="4500" y="6660"/>
                                  <a:ext cx="3167"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342260" w:rsidRDefault="00342260" w14:paraId="24914E8A" wp14:textId="77777777">
                                    <w:pPr>
                                      <w:jc w:val="center"/>
                                      <w:rPr>
                                        <w:rFonts w:ascii="Arial" w:hAnsi="Arial" w:cs="Arial"/>
                                        <w:sz w:val="20"/>
                                      </w:rPr>
                                    </w:pPr>
                                    <w:r>
                                      <w:rPr>
                                        <w:rFonts w:ascii="Arial" w:hAnsi="Arial" w:cs="Arial"/>
                                        <w:sz w:val="20"/>
                                      </w:rPr>
                                      <w:t>3</w:t>
                                    </w:r>
                                    <w:r>
                                      <w:rPr>
                                        <w:rFonts w:ascii="Arial" w:hAnsi="Arial" w:cs="Arial"/>
                                        <w:sz w:val="20"/>
                                        <w:vertAlign w:val="superscript"/>
                                      </w:rPr>
                                      <w:t>rd</w:t>
                                    </w:r>
                                    <w:r>
                                      <w:rPr>
                                        <w:rFonts w:ascii="Arial" w:hAnsi="Arial" w:cs="Arial"/>
                                        <w:sz w:val="20"/>
                                      </w:rPr>
                                      <w:t xml:space="preserve"> Floor, Hulkul Brigade Centre</w:t>
                                    </w:r>
                                  </w:p>
                                  <w:p xmlns:wp14="http://schemas.microsoft.com/office/word/2010/wordml" w:rsidR="00342260" w:rsidRDefault="00342260" w14:paraId="1153AB69" wp14:textId="77777777">
                                    <w:pPr>
                                      <w:jc w:val="center"/>
                                      <w:rPr>
                                        <w:rFonts w:ascii="Arial" w:hAnsi="Arial" w:cs="Arial"/>
                                        <w:sz w:val="20"/>
                                      </w:rPr>
                                    </w:pPr>
                                    <w:smartTag w:uri="urn:schemas-microsoft-com:office:smarttags" w:element="address">
                                      <w:smartTag w:uri="urn:schemas-microsoft-com:office:smarttags" w:element="Street">
                                        <w:r>
                                          <w:rPr>
                                            <w:rFonts w:ascii="Arial" w:hAnsi="Arial" w:cs="Arial"/>
                                            <w:sz w:val="20"/>
                                          </w:rPr>
                                          <w:t># 82, Lavelle Road</w:t>
                                        </w:r>
                                      </w:smartTag>
                                    </w:smartTag>
                                  </w:p>
                                  <w:p xmlns:wp14="http://schemas.microsoft.com/office/word/2010/wordml" w:rsidR="00342260" w:rsidRDefault="00342260" w14:paraId="60B28769" wp14:textId="77777777">
                                    <w:pPr>
                                      <w:jc w:val="center"/>
                                      <w:rPr>
                                        <w:rFonts w:ascii="Arial" w:hAnsi="Arial" w:cs="Arial"/>
                                        <w:sz w:val="20"/>
                                        <w:lang w:val="fr-FR"/>
                                      </w:rPr>
                                    </w:pPr>
                                    <w:r>
                                      <w:rPr>
                                        <w:rFonts w:ascii="Arial" w:hAnsi="Arial" w:cs="Arial"/>
                                        <w:sz w:val="20"/>
                                        <w:lang w:val="fr-FR"/>
                                      </w:rPr>
                                      <w:t>Bangalore – 560 001</w:t>
                                    </w:r>
                                  </w:p>
                                  <w:p xmlns:wp14="http://schemas.microsoft.com/office/word/2010/wordml" w:rsidR="00342260" w:rsidRDefault="00342260" w14:paraId="44EAFD9C" wp14:textId="77777777">
                                    <w:pPr>
                                      <w:jc w:val="center"/>
                                      <w:rPr>
                                        <w:rFonts w:ascii="Arial" w:hAnsi="Arial" w:cs="Arial"/>
                                        <w:sz w:val="20"/>
                                        <w:lang w:val="fr-FR"/>
                                      </w:rPr>
                                    </w:pPr>
                                  </w:p>
                                  <w:p xmlns:wp14="http://schemas.microsoft.com/office/word/2010/wordml" w:rsidR="00342260" w:rsidRDefault="00342260" w14:paraId="0CC8F7DD" wp14:textId="77777777">
                                    <w:pPr>
                                      <w:jc w:val="center"/>
                                      <w:rPr>
                                        <w:rFonts w:ascii="Arial" w:hAnsi="Arial" w:cs="Arial"/>
                                        <w:sz w:val="20"/>
                                        <w:lang w:val="fr-FR"/>
                                      </w:rPr>
                                    </w:pPr>
                                    <w:r>
                                      <w:rPr>
                                        <w:rFonts w:ascii="Arial" w:hAnsi="Arial" w:cs="Arial"/>
                                        <w:sz w:val="20"/>
                                        <w:lang w:val="fr-FR"/>
                                      </w:rPr>
                                      <w:t>Phone: +91-80-22127870</w:t>
                                    </w:r>
                                  </w:p>
                                  <w:p xmlns:wp14="http://schemas.microsoft.com/office/word/2010/wordml" w:rsidR="00342260" w:rsidRDefault="00342260" w14:paraId="20C3854E" wp14:textId="77777777">
                                    <w:pPr>
                                      <w:rPr>
                                        <w:rFonts w:ascii="Arial" w:hAnsi="Arial" w:cs="Arial"/>
                                        <w:sz w:val="20"/>
                                        <w:lang w:val="fr-FR"/>
                                      </w:rPr>
                                    </w:pPr>
                                    <w:r>
                                      <w:rPr>
                                        <w:rFonts w:ascii="Arial" w:hAnsi="Arial" w:cs="Arial"/>
                                        <w:sz w:val="20"/>
                                        <w:lang w:val="fr-FR"/>
                                      </w:rPr>
                                      <w:t>E-mail: contactus@trianz.com</w:t>
                                    </w:r>
                                  </w:p>
                                  <w:p xmlns:wp14="http://schemas.microsoft.com/office/word/2010/wordml" w:rsidR="00342260" w:rsidRDefault="00342260" w14:paraId="4B94D5A5" wp14:textId="77777777">
                                    <w:pPr>
                                      <w:numPr>
                                        <w:ins w:author="pvivek" w:date="2004-12-09T14:27:00Z" w:id="1"/>
                                      </w:numPr>
                                      <w:jc w:val="center"/>
                                      <w:rPr>
                                        <w:rFonts w:ascii="Arial" w:hAnsi="Arial" w:cs="Arial"/>
                                        <w:sz w:val="20"/>
                                        <w:lang w:val="fr-FR"/>
                                      </w:rPr>
                                    </w:pPr>
                                  </w:p>
                                </w:txbxContent>
                              </wps:txbx>
                              <wps:bodyPr rot="0" vert="horz" wrap="square" lIns="91440" tIns="45720" rIns="91440" bIns="45720" anchor="t" anchorCtr="0" upright="1">
                                <a:noAutofit/>
                              </wps:bodyPr>
                            </wps:wsp>
                            <pic:pic xmlns:pic="http://schemas.openxmlformats.org/drawingml/2006/picture">
                              <pic:nvPicPr>
                                <pic:cNvPr id="3"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65" y="5540"/>
                                  <a:ext cx="1525" cy="10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w14:anchorId="075633CD">
                    <v:group id="Group 5" style="position:absolute;left:0;text-align:left;margin-left:138.2pt;margin-top:1.3pt;width:171pt;height:146pt;z-index:251657728" coordsize="3167,2920" coordorigin="4500,5540"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">
                      <v:rect id="Rectangle 6" style="position:absolute;left:4500;top:6660;width:3167;height:1800;visibility:visible;mso-wrap-style:square;v-text-anchor:top" o:spid="_x0000_s1027"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">
                        <v:textbox>
                          <w:txbxContent>
                            <w:p w:rsidR="00342260" w:rsidRDefault="00342260" w14:paraId="3406E94B" wp14:textId="77777777">
                              <w:pPr>
                                <w:jc w:val="center"/>
                                <w:rPr>
                                  <w:rFonts w:ascii="Arial" w:hAnsi="Arial" w:cs="Arial"/>
                                  <w:sz w:val="20"/>
                                </w:rPr>
                              </w:pPr>
                              <w:r>
                                <w:rPr>
                                  <w:rFonts w:ascii="Arial" w:hAnsi="Arial" w:cs="Arial"/>
                                  <w:sz w:val="20"/>
                                </w:rPr>
                                <w:t>3</w:t>
                              </w:r>
                              <w:r>
                                <w:rPr>
                                  <w:rFonts w:ascii="Arial" w:hAnsi="Arial" w:cs="Arial"/>
                                  <w:sz w:val="20"/>
                                  <w:vertAlign w:val="superscript"/>
                                </w:rPr>
                                <w:t>rd</w:t>
                              </w:r>
                              <w:r>
                                <w:rPr>
                                  <w:rFonts w:ascii="Arial" w:hAnsi="Arial" w:cs="Arial"/>
                                  <w:sz w:val="20"/>
                                </w:rPr>
                                <w:t xml:space="preserve"> Floor, Hulkul Brigade Centre</w:t>
                              </w:r>
                            </w:p>
                            <w:p w:rsidR="00342260" w:rsidRDefault="00342260" w14:paraId="392A67B2" wp14:textId="77777777">
                              <w:pPr>
                                <w:jc w:val="center"/>
                                <w:rPr>
                                  <w:rFonts w:ascii="Arial" w:hAnsi="Arial" w:cs="Arial"/>
                                  <w:sz w:val="20"/>
                                </w:rPr>
                              </w:pPr>
                              <w:smartTag w:uri="urn:schemas-microsoft-com:office:smarttags" w:element="address">
                                <w:smartTag w:uri="urn:schemas-microsoft-com:office:smarttags" w:element="Street">
                                  <w:r>
                                    <w:rPr>
                                      <w:rFonts w:ascii="Arial" w:hAnsi="Arial" w:cs="Arial"/>
                                      <w:sz w:val="20"/>
                                    </w:rPr>
                                    <w:t># 82, Lavelle Road</w:t>
                                  </w:r>
                                </w:smartTag>
                              </w:smartTag>
                            </w:p>
                            <w:p w:rsidR="00342260" w:rsidRDefault="00342260" w14:paraId="3F4D99D3" wp14:textId="77777777">
                              <w:pPr>
                                <w:jc w:val="center"/>
                                <w:rPr>
                                  <w:rFonts w:ascii="Arial" w:hAnsi="Arial" w:cs="Arial"/>
                                  <w:sz w:val="20"/>
                                  <w:lang w:val="fr-FR"/>
                                </w:rPr>
                              </w:pPr>
                              <w:r>
                                <w:rPr>
                                  <w:rFonts w:ascii="Arial" w:hAnsi="Arial" w:cs="Arial"/>
                                  <w:sz w:val="20"/>
                                  <w:lang w:val="fr-FR"/>
                                </w:rPr>
                                <w:t>Bangalore – 560 001</w:t>
                              </w:r>
                            </w:p>
                            <w:p w:rsidR="00342260" w:rsidRDefault="00342260" w14:paraId="3DEEC669" wp14:textId="77777777">
                              <w:pPr>
                                <w:jc w:val="center"/>
                                <w:rPr>
                                  <w:rFonts w:ascii="Arial" w:hAnsi="Arial" w:cs="Arial"/>
                                  <w:sz w:val="20"/>
                                  <w:lang w:val="fr-FR"/>
                                </w:rPr>
                              </w:pPr>
                            </w:p>
                            <w:p w:rsidR="00342260" w:rsidRDefault="00342260" w14:paraId="367052F9" wp14:textId="77777777">
                              <w:pPr>
                                <w:jc w:val="center"/>
                                <w:rPr>
                                  <w:rFonts w:ascii="Arial" w:hAnsi="Arial" w:cs="Arial"/>
                                  <w:sz w:val="20"/>
                                  <w:lang w:val="fr-FR"/>
                                </w:rPr>
                              </w:pPr>
                              <w:r>
                                <w:rPr>
                                  <w:rFonts w:ascii="Arial" w:hAnsi="Arial" w:cs="Arial"/>
                                  <w:sz w:val="20"/>
                                  <w:lang w:val="fr-FR"/>
                                </w:rPr>
                                <w:t>Phone: +91-80-22127870</w:t>
                              </w:r>
                            </w:p>
                            <w:p w:rsidR="00342260" w:rsidRDefault="00342260" w14:paraId="583D0596" wp14:textId="77777777">
                              <w:pPr>
                                <w:rPr>
                                  <w:rFonts w:ascii="Arial" w:hAnsi="Arial" w:cs="Arial"/>
                                  <w:sz w:val="20"/>
                                  <w:lang w:val="fr-FR"/>
                                </w:rPr>
                              </w:pPr>
                              <w:r>
                                <w:rPr>
                                  <w:rFonts w:ascii="Arial" w:hAnsi="Arial" w:cs="Arial"/>
                                  <w:sz w:val="20"/>
                                  <w:lang w:val="fr-FR"/>
                                </w:rPr>
                                <w:t>E-mail: contactus@trianz.com</w:t>
                              </w:r>
                            </w:p>
                            <w:p w:rsidR="00342260" w:rsidRDefault="00342260" w14:paraId="3656B9AB" wp14:textId="77777777">
                              <w:pPr>
                                <w:numPr>
                                  <w:ins w:author="pvivek" w:date="2004-12-09T14:27:00Z" w:id="2"/>
                                </w:numPr>
                                <w:jc w:val="center"/>
                                <w:rPr>
                                  <w:rFonts w:ascii="Arial" w:hAnsi="Arial" w:cs="Arial"/>
                                  <w:sz w:val="20"/>
                                  <w:lang w:val="fr-FR"/>
                                </w:rPr>
                              </w:pP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 style="position:absolute;left:5265;top:5540;width:1525;height:101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">
                        <v:imagedata o:title="" r:id="rId9"/>
                      </v:shape>
                    </v:group>
                  </w:pict>
                </mc:Fallback>
              </mc:AlternateContent>
            </w:r>
          </w:p>
          <w:p w:rsidR="00342260" w:rsidRDefault="00342260" w14:paraId="45FB0818" wp14:textId="77777777">
            <w:pPr>
              <w:jc w:val="center"/>
              <w:rPr>
                <w:rFonts w:ascii="Arial" w:hAnsi="Arial" w:cs="Arial"/>
                <w:sz w:val="20"/>
              </w:rPr>
            </w:pPr>
          </w:p>
          <w:p w:rsidR="00342260" w:rsidRDefault="00342260" w14:paraId="049F31CB" wp14:textId="77777777">
            <w:pPr>
              <w:jc w:val="center"/>
              <w:rPr>
                <w:rFonts w:ascii="Arial" w:hAnsi="Arial" w:cs="Arial"/>
                <w:sz w:val="20"/>
              </w:rPr>
            </w:pPr>
          </w:p>
          <w:p w:rsidR="00342260" w:rsidRDefault="00342260" w14:paraId="53128261" wp14:textId="77777777">
            <w:pPr>
              <w:jc w:val="center"/>
              <w:rPr>
                <w:rFonts w:ascii="Arial" w:hAnsi="Arial" w:cs="Arial"/>
                <w:sz w:val="20"/>
              </w:rPr>
            </w:pPr>
          </w:p>
          <w:p w:rsidR="00342260" w:rsidRDefault="00342260" w14:paraId="62486C05" wp14:textId="77777777">
            <w:pPr>
              <w:jc w:val="center"/>
              <w:rPr>
                <w:rFonts w:ascii="Arial" w:hAnsi="Arial" w:cs="Arial"/>
                <w:sz w:val="20"/>
              </w:rPr>
            </w:pPr>
          </w:p>
          <w:p w:rsidR="00342260" w:rsidRDefault="00342260" w14:paraId="4101652C" wp14:textId="77777777">
            <w:pPr>
              <w:jc w:val="center"/>
              <w:rPr>
                <w:rFonts w:ascii="Arial" w:hAnsi="Arial" w:cs="Arial"/>
                <w:sz w:val="20"/>
              </w:rPr>
            </w:pPr>
          </w:p>
          <w:p w:rsidR="00342260" w:rsidRDefault="00342260" w14:paraId="4B99056E" wp14:textId="77777777">
            <w:pPr>
              <w:jc w:val="center"/>
              <w:rPr>
                <w:rFonts w:ascii="Arial" w:hAnsi="Arial" w:cs="Arial"/>
                <w:sz w:val="20"/>
              </w:rPr>
            </w:pPr>
          </w:p>
          <w:p w:rsidR="00342260" w:rsidRDefault="00342260" w14:paraId="1299C43A" wp14:textId="77777777">
            <w:pPr>
              <w:jc w:val="center"/>
              <w:rPr>
                <w:rFonts w:ascii="Arial" w:hAnsi="Arial" w:cs="Arial"/>
                <w:sz w:val="20"/>
              </w:rPr>
            </w:pPr>
          </w:p>
          <w:p w:rsidR="00342260" w:rsidRDefault="00342260" w14:paraId="4DDBEF00" wp14:textId="77777777">
            <w:pPr>
              <w:jc w:val="center"/>
              <w:rPr>
                <w:rFonts w:ascii="Arial" w:hAnsi="Arial" w:cs="Arial"/>
                <w:sz w:val="20"/>
              </w:rPr>
            </w:pPr>
          </w:p>
          <w:p w:rsidR="00342260" w:rsidRDefault="00342260" w14:paraId="3461D779" wp14:textId="77777777">
            <w:pPr>
              <w:jc w:val="center"/>
              <w:rPr>
                <w:rFonts w:ascii="Arial" w:hAnsi="Arial" w:cs="Arial"/>
                <w:sz w:val="20"/>
              </w:rPr>
            </w:pPr>
          </w:p>
          <w:p w:rsidR="00342260" w:rsidRDefault="00342260" w14:paraId="29D6B04F" wp14:textId="77777777">
            <w:pPr>
              <w:jc w:val="center"/>
              <w:rPr>
                <w:rFonts w:ascii="Arial" w:hAnsi="Arial" w:cs="Arial"/>
              </w:rPr>
            </w:pPr>
            <w:r>
              <w:rPr>
                <w:rFonts w:ascii="Arial" w:hAnsi="Arial" w:cs="Arial"/>
              </w:rPr>
              <w:t xml:space="preserve"> </w:t>
            </w:r>
          </w:p>
          <w:p w:rsidR="00342260" w:rsidRDefault="00342260" w14:paraId="3CF2D8B6" wp14:textId="77777777">
            <w:pPr>
              <w:jc w:val="center"/>
              <w:rPr>
                <w:rFonts w:ascii="Arial" w:hAnsi="Arial" w:cs="Arial"/>
                <w:b/>
              </w:rPr>
            </w:pPr>
          </w:p>
        </w:tc>
      </w:tr>
    </w:tbl>
    <w:p xmlns:wp14="http://schemas.microsoft.com/office/word/2010/wordml" w:rsidR="00342260" w:rsidRDefault="00342260" w14:paraId="0FB78278" wp14:textId="77777777">
      <w:pPr>
        <w:pStyle w:val="Caption"/>
        <w:rPr>
          <w:rFonts w:ascii="Arial" w:hAnsi="Arial" w:cs="Arial"/>
        </w:rPr>
      </w:pPr>
    </w:p>
    <w:p xmlns:wp14="http://schemas.microsoft.com/office/word/2010/wordml" w:rsidR="00342260" w:rsidRDefault="00342260" w14:paraId="1FC39945" wp14:textId="77777777">
      <w:pPr>
        <w:rPr>
          <w:rFonts w:ascii="Arial" w:hAnsi="Arial" w:cs="Arial"/>
          <w:szCs w:val="20"/>
        </w:rPr>
      </w:pPr>
    </w:p>
    <w:p xmlns:wp14="http://schemas.microsoft.com/office/word/2010/wordml" w:rsidR="00342260" w:rsidRDefault="00342260" w14:paraId="0562CB0E" wp14:textId="77777777">
      <w:pPr>
        <w:rPr>
          <w:rFonts w:ascii="Arial" w:hAnsi="Arial" w:cs="Arial"/>
          <w:szCs w:val="20"/>
        </w:rPr>
      </w:pPr>
    </w:p>
    <w:p xmlns:wp14="http://schemas.microsoft.com/office/word/2010/wordml" w:rsidR="00342260" w:rsidRDefault="00342260" w14:paraId="34CE0A41" wp14:textId="77777777">
      <w:pPr>
        <w:rPr>
          <w:rFonts w:ascii="Arial" w:hAnsi="Arial" w:cs="Arial"/>
          <w:szCs w:val="20"/>
        </w:rPr>
      </w:pPr>
    </w:p>
    <w:p xmlns:wp14="http://schemas.microsoft.com/office/word/2010/wordml" w:rsidR="00342260" w:rsidRDefault="00342260" w14:paraId="62EBF3C5" wp14:textId="77777777">
      <w:pPr>
        <w:rPr>
          <w:rFonts w:ascii="Arial" w:hAnsi="Arial" w:cs="Arial"/>
          <w:szCs w:val="20"/>
        </w:rPr>
      </w:pPr>
    </w:p>
    <w:p xmlns:wp14="http://schemas.microsoft.com/office/word/2010/wordml" w:rsidR="00342260" w:rsidRDefault="00342260" w14:paraId="6D98A12B" wp14:textId="77777777">
      <w:pPr>
        <w:rPr>
          <w:rFonts w:ascii="Arial" w:hAnsi="Arial" w:cs="Arial"/>
          <w:szCs w:val="20"/>
        </w:rPr>
      </w:pPr>
    </w:p>
    <w:p xmlns:wp14="http://schemas.microsoft.com/office/word/2010/wordml" w:rsidR="00342260" w:rsidRDefault="00342260" w14:paraId="2946DB82" wp14:textId="77777777">
      <w:pPr>
        <w:rPr>
          <w:rFonts w:ascii="Arial" w:hAnsi="Arial" w:cs="Arial"/>
          <w:szCs w:val="20"/>
        </w:rPr>
      </w:pPr>
    </w:p>
    <w:p xmlns:wp14="http://schemas.microsoft.com/office/word/2010/wordml" w:rsidR="00342260" w:rsidRDefault="00342260" w14:paraId="5997CC1D" wp14:textId="77777777">
      <w:pPr>
        <w:rPr>
          <w:rFonts w:ascii="Arial" w:hAnsi="Arial" w:cs="Arial"/>
          <w:szCs w:val="20"/>
        </w:rPr>
      </w:pPr>
    </w:p>
    <w:p xmlns:wp14="http://schemas.microsoft.com/office/word/2010/wordml" w:rsidR="00342260" w:rsidRDefault="00342260" w14:paraId="110FFD37" wp14:textId="77777777">
      <w:pPr>
        <w:rPr>
          <w:rFonts w:ascii="Arial" w:hAnsi="Arial" w:cs="Arial"/>
          <w:szCs w:val="20"/>
        </w:rPr>
      </w:pPr>
    </w:p>
    <w:p xmlns:wp14="http://schemas.microsoft.com/office/word/2010/wordml" w:rsidR="00342260" w:rsidRDefault="00342260" w14:paraId="22E0FC93" wp14:textId="77777777">
      <w:pPr>
        <w:jc w:val="center"/>
        <w:rPr>
          <w:rFonts w:ascii="Arial" w:hAnsi="Arial" w:cs="Arial"/>
          <w:b/>
          <w:bCs/>
          <w:szCs w:val="20"/>
        </w:rPr>
      </w:pPr>
      <w:r>
        <w:rPr>
          <w:rFonts w:ascii="Arial" w:hAnsi="Arial" w:cs="Arial"/>
          <w:b/>
          <w:bCs/>
          <w:szCs w:val="20"/>
        </w:rPr>
        <w:t>Table of Contents</w:t>
      </w:r>
    </w:p>
    <w:bookmarkStart w:name="_Toc358554572" w:id="3"/>
    <w:bookmarkStart w:name="_Toc373640241" w:id="4"/>
    <w:bookmarkStart w:name="_Toc375537878" w:id="5"/>
    <w:p xmlns:wp14="http://schemas.microsoft.com/office/word/2010/wordml" w:rsidRPr="000767CC" w:rsidR="00410401" w:rsidRDefault="00342260" w14:paraId="4C142791" wp14:textId="77777777">
      <w:pPr>
        <w:pStyle w:val="TOC1"/>
        <w:tabs>
          <w:tab w:val="right" w:leader="middleDot" w:pos="9019"/>
        </w:tabs>
        <w:rPr>
          <w:rFonts w:ascii="Arial" w:hAnsi="Arial" w:cs="Arial"/>
          <w:bCs w:val="0"/>
          <w:noProof/>
          <w:sz w:val="20"/>
          <w:szCs w:val="20"/>
        </w:rPr>
      </w:pPr>
      <w:r w:rsidRPr="000767CC">
        <w:rPr>
          <w:rFonts w:ascii="Arial" w:hAnsi="Arial" w:cs="Arial"/>
          <w:caps/>
          <w:sz w:val="20"/>
          <w:szCs w:val="20"/>
        </w:rPr>
        <w:fldChar w:fldCharType="begin"/>
      </w:r>
      <w:r w:rsidRPr="000767CC">
        <w:rPr>
          <w:rFonts w:ascii="Arial" w:hAnsi="Arial" w:cs="Arial"/>
          <w:caps/>
          <w:sz w:val="20"/>
          <w:szCs w:val="20"/>
        </w:rPr>
        <w:instrText xml:space="preserve"> TOC \o "1-3" </w:instrText>
      </w:r>
      <w:r w:rsidRPr="000767CC">
        <w:rPr>
          <w:rFonts w:ascii="Arial" w:hAnsi="Arial" w:cs="Arial"/>
          <w:caps/>
          <w:sz w:val="20"/>
          <w:szCs w:val="20"/>
        </w:rPr>
        <w:fldChar w:fldCharType="separate"/>
      </w:r>
      <w:r w:rsidRPr="000767CC" w:rsidR="00410401">
        <w:rPr>
          <w:rFonts w:ascii="Arial" w:hAnsi="Arial" w:cs="Arial"/>
          <w:bCs w:val="0"/>
          <w:noProof/>
          <w:sz w:val="20"/>
          <w:szCs w:val="20"/>
        </w:rPr>
        <w:t>System Requirements Specifications Process</w:t>
      </w:r>
      <w:r w:rsidRPr="000767CC" w:rsidR="00410401">
        <w:rPr>
          <w:rFonts w:ascii="Arial" w:hAnsi="Arial" w:cs="Arial"/>
          <w:noProof/>
          <w:sz w:val="20"/>
          <w:szCs w:val="20"/>
        </w:rPr>
        <w:tab/>
      </w:r>
      <w:r w:rsidRPr="000767CC" w:rsidR="00410401">
        <w:rPr>
          <w:rFonts w:ascii="Arial" w:hAnsi="Arial" w:cs="Arial"/>
          <w:noProof/>
          <w:sz w:val="20"/>
          <w:szCs w:val="20"/>
        </w:rPr>
        <w:fldChar w:fldCharType="begin"/>
      </w:r>
      <w:r w:rsidRPr="000767CC" w:rsidR="00410401">
        <w:rPr>
          <w:rFonts w:ascii="Arial" w:hAnsi="Arial" w:cs="Arial"/>
          <w:noProof/>
          <w:sz w:val="20"/>
          <w:szCs w:val="20"/>
        </w:rPr>
        <w:instrText xml:space="preserve"> PAGEREF _Toc133307145 \h </w:instrText>
      </w:r>
      <w:r w:rsidRPr="000767CC">
        <w:rPr>
          <w:rFonts w:ascii="Arial" w:hAnsi="Arial" w:cs="Arial"/>
          <w:noProof/>
          <w:sz w:val="20"/>
          <w:szCs w:val="20"/>
        </w:rPr>
      </w:r>
      <w:r w:rsidRPr="000767CC" w:rsidR="00410401">
        <w:rPr>
          <w:rFonts w:ascii="Arial" w:hAnsi="Arial" w:cs="Arial"/>
          <w:noProof/>
          <w:sz w:val="20"/>
          <w:szCs w:val="20"/>
        </w:rPr>
        <w:fldChar w:fldCharType="separate"/>
      </w:r>
      <w:r w:rsidR="00F01815">
        <w:rPr>
          <w:rFonts w:ascii="Arial" w:hAnsi="Arial" w:cs="Arial"/>
          <w:noProof/>
          <w:sz w:val="20"/>
          <w:szCs w:val="20"/>
        </w:rPr>
        <w:t>1</w:t>
      </w:r>
      <w:r w:rsidRPr="000767CC" w:rsidR="00410401">
        <w:rPr>
          <w:rFonts w:ascii="Arial" w:hAnsi="Arial" w:cs="Arial"/>
          <w:noProof/>
          <w:sz w:val="20"/>
          <w:szCs w:val="20"/>
        </w:rPr>
        <w:fldChar w:fldCharType="end"/>
      </w:r>
    </w:p>
    <w:p xmlns:wp14="http://schemas.microsoft.com/office/word/2010/wordml" w:rsidRPr="000767CC" w:rsidR="00410401" w:rsidRDefault="00410401" w14:paraId="752B39FD" wp14:textId="77777777">
      <w:pPr>
        <w:pStyle w:val="TOC1"/>
        <w:tabs>
          <w:tab w:val="left" w:pos="400"/>
          <w:tab w:val="right" w:leader="middleDot" w:pos="9019"/>
        </w:tabs>
        <w:rPr>
          <w:rFonts w:ascii="Arial" w:hAnsi="Arial" w:cs="Arial"/>
          <w:bCs w:val="0"/>
          <w:noProof/>
          <w:sz w:val="20"/>
          <w:szCs w:val="20"/>
        </w:rPr>
      </w:pPr>
      <w:r w:rsidRPr="000767CC">
        <w:rPr>
          <w:rFonts w:ascii="Arial" w:hAnsi="Arial" w:cs="Arial"/>
          <w:noProof/>
          <w:sz w:val="20"/>
          <w:szCs w:val="20"/>
        </w:rPr>
        <w:t>1</w:t>
      </w:r>
      <w:r w:rsidRPr="000767CC">
        <w:rPr>
          <w:rFonts w:ascii="Arial" w:hAnsi="Arial" w:cs="Arial"/>
          <w:bCs w:val="0"/>
          <w:noProof/>
          <w:sz w:val="20"/>
          <w:szCs w:val="20"/>
        </w:rPr>
        <w:tab/>
      </w:r>
      <w:r w:rsidRPr="000767CC">
        <w:rPr>
          <w:rFonts w:ascii="Arial" w:hAnsi="Arial" w:cs="Arial"/>
          <w:noProof/>
          <w:sz w:val="20"/>
          <w:szCs w:val="20"/>
        </w:rPr>
        <w:t>Introduction</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_Toc133307146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3</w:t>
      </w:r>
      <w:r w:rsidRPr="000767CC">
        <w:rPr>
          <w:rFonts w:ascii="Arial" w:hAnsi="Arial" w:cs="Arial"/>
          <w:noProof/>
          <w:sz w:val="20"/>
          <w:szCs w:val="20"/>
        </w:rPr>
        <w:fldChar w:fldCharType="end"/>
      </w:r>
    </w:p>
    <w:p xmlns:wp14="http://schemas.microsoft.com/office/word/2010/wordml" w:rsidRPr="000767CC" w:rsidR="00410401" w:rsidRDefault="00410401" w14:paraId="23BA975F" wp14:textId="77777777">
      <w:pPr>
        <w:pStyle w:val="TOC2"/>
        <w:tabs>
          <w:tab w:val="left" w:pos="800"/>
          <w:tab w:val="right" w:leader="middleDot" w:pos="9019"/>
        </w:tabs>
        <w:rPr>
          <w:rFonts w:cs="Arial"/>
          <w:noProof/>
          <w:szCs w:val="20"/>
        </w:rPr>
      </w:pPr>
      <w:r w:rsidRPr="000767CC">
        <w:rPr>
          <w:rFonts w:cs="Arial"/>
          <w:noProof/>
          <w:szCs w:val="20"/>
        </w:rPr>
        <w:t>1.1.</w:t>
      </w:r>
      <w:r w:rsidRPr="000767CC">
        <w:rPr>
          <w:rFonts w:cs="Arial"/>
          <w:noProof/>
          <w:szCs w:val="20"/>
        </w:rPr>
        <w:tab/>
      </w:r>
      <w:r w:rsidRPr="000767CC">
        <w:rPr>
          <w:rFonts w:cs="Arial"/>
          <w:noProof/>
          <w:szCs w:val="20"/>
        </w:rPr>
        <w:t>Definitions/Acronyms/Abbreviations</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_Toc133307147 \h </w:instrText>
      </w:r>
      <w:r w:rsidRPr="000767CC" w:rsidR="00342260">
        <w:rPr>
          <w:rFonts w:cs="Arial"/>
          <w:noProof/>
          <w:szCs w:val="20"/>
        </w:rPr>
      </w:r>
      <w:r w:rsidRPr="000767CC">
        <w:rPr>
          <w:rFonts w:cs="Arial"/>
          <w:noProof/>
          <w:szCs w:val="20"/>
        </w:rPr>
        <w:fldChar w:fldCharType="separate"/>
      </w:r>
      <w:r w:rsidR="00F01815">
        <w:rPr>
          <w:rFonts w:cs="Arial"/>
          <w:noProof/>
          <w:szCs w:val="20"/>
        </w:rPr>
        <w:t>3</w:t>
      </w:r>
      <w:r w:rsidRPr="000767CC">
        <w:rPr>
          <w:rFonts w:cs="Arial"/>
          <w:noProof/>
          <w:szCs w:val="20"/>
        </w:rPr>
        <w:fldChar w:fldCharType="end"/>
      </w:r>
    </w:p>
    <w:p xmlns:wp14="http://schemas.microsoft.com/office/word/2010/wordml" w:rsidRPr="000767CC" w:rsidR="00410401" w:rsidRDefault="00410401" w14:paraId="71A575D8" wp14:textId="77777777">
      <w:pPr>
        <w:pStyle w:val="TOC2"/>
        <w:tabs>
          <w:tab w:val="left" w:pos="800"/>
          <w:tab w:val="right" w:leader="middleDot" w:pos="9019"/>
        </w:tabs>
        <w:rPr>
          <w:rFonts w:cs="Arial"/>
          <w:noProof/>
          <w:szCs w:val="20"/>
        </w:rPr>
      </w:pPr>
      <w:r w:rsidRPr="000767CC">
        <w:rPr>
          <w:rFonts w:cs="Arial"/>
          <w:noProof/>
          <w:szCs w:val="20"/>
        </w:rPr>
        <w:t>1.2.</w:t>
      </w:r>
      <w:r w:rsidRPr="000767CC">
        <w:rPr>
          <w:rFonts w:cs="Arial"/>
          <w:noProof/>
          <w:szCs w:val="20"/>
        </w:rPr>
        <w:tab/>
      </w:r>
      <w:r w:rsidRPr="000767CC">
        <w:rPr>
          <w:rFonts w:cs="Arial"/>
          <w:noProof/>
          <w:szCs w:val="20"/>
        </w:rPr>
        <w:t>Objectives</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_Toc133307148 \h </w:instrText>
      </w:r>
      <w:r w:rsidRPr="000767CC" w:rsidR="00342260">
        <w:rPr>
          <w:rFonts w:cs="Arial"/>
          <w:noProof/>
          <w:szCs w:val="20"/>
        </w:rPr>
      </w:r>
      <w:r w:rsidRPr="000767CC">
        <w:rPr>
          <w:rFonts w:cs="Arial"/>
          <w:noProof/>
          <w:szCs w:val="20"/>
        </w:rPr>
        <w:fldChar w:fldCharType="separate"/>
      </w:r>
      <w:r w:rsidR="00F01815">
        <w:rPr>
          <w:rFonts w:cs="Arial"/>
          <w:noProof/>
          <w:szCs w:val="20"/>
        </w:rPr>
        <w:t>3</w:t>
      </w:r>
      <w:r w:rsidRPr="000767CC">
        <w:rPr>
          <w:rFonts w:cs="Arial"/>
          <w:noProof/>
          <w:szCs w:val="20"/>
        </w:rPr>
        <w:fldChar w:fldCharType="end"/>
      </w:r>
    </w:p>
    <w:p xmlns:wp14="http://schemas.microsoft.com/office/word/2010/wordml" w:rsidRPr="000767CC" w:rsidR="00410401" w:rsidRDefault="00410401" w14:paraId="1F769279" wp14:textId="77777777">
      <w:pPr>
        <w:pStyle w:val="TOC2"/>
        <w:tabs>
          <w:tab w:val="left" w:pos="800"/>
          <w:tab w:val="right" w:leader="middleDot" w:pos="9019"/>
        </w:tabs>
        <w:rPr>
          <w:rFonts w:cs="Arial"/>
          <w:noProof/>
          <w:szCs w:val="20"/>
        </w:rPr>
      </w:pPr>
      <w:r w:rsidRPr="000767CC">
        <w:rPr>
          <w:rFonts w:cs="Arial"/>
          <w:noProof/>
          <w:szCs w:val="20"/>
        </w:rPr>
        <w:t>1.3.</w:t>
      </w:r>
      <w:r w:rsidRPr="000767CC">
        <w:rPr>
          <w:rFonts w:cs="Arial"/>
          <w:noProof/>
          <w:szCs w:val="20"/>
        </w:rPr>
        <w:tab/>
      </w:r>
      <w:r w:rsidRPr="000767CC">
        <w:rPr>
          <w:rFonts w:cs="Arial"/>
          <w:noProof/>
          <w:szCs w:val="20"/>
        </w:rPr>
        <w:t>Scope</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_Toc133307149 \h </w:instrText>
      </w:r>
      <w:r w:rsidRPr="000767CC" w:rsidR="00342260">
        <w:rPr>
          <w:rFonts w:cs="Arial"/>
          <w:noProof/>
          <w:szCs w:val="20"/>
        </w:rPr>
      </w:r>
      <w:r w:rsidRPr="000767CC">
        <w:rPr>
          <w:rFonts w:cs="Arial"/>
          <w:noProof/>
          <w:szCs w:val="20"/>
        </w:rPr>
        <w:fldChar w:fldCharType="separate"/>
      </w:r>
      <w:r w:rsidR="00F01815">
        <w:rPr>
          <w:rFonts w:cs="Arial"/>
          <w:noProof/>
          <w:szCs w:val="20"/>
        </w:rPr>
        <w:t>3</w:t>
      </w:r>
      <w:r w:rsidRPr="000767CC">
        <w:rPr>
          <w:rFonts w:cs="Arial"/>
          <w:noProof/>
          <w:szCs w:val="20"/>
        </w:rPr>
        <w:fldChar w:fldCharType="end"/>
      </w:r>
    </w:p>
    <w:p xmlns:wp14="http://schemas.microsoft.com/office/word/2010/wordml" w:rsidRPr="000767CC" w:rsidR="00410401" w:rsidRDefault="00410401" w14:paraId="7023A437" wp14:textId="77777777">
      <w:pPr>
        <w:pStyle w:val="TOC2"/>
        <w:tabs>
          <w:tab w:val="left" w:pos="800"/>
          <w:tab w:val="right" w:leader="middleDot" w:pos="9019"/>
        </w:tabs>
        <w:rPr>
          <w:rFonts w:cs="Arial"/>
          <w:noProof/>
          <w:szCs w:val="20"/>
        </w:rPr>
      </w:pPr>
      <w:r w:rsidRPr="000767CC">
        <w:rPr>
          <w:rFonts w:cs="Arial"/>
          <w:noProof/>
          <w:szCs w:val="20"/>
        </w:rPr>
        <w:t>1.4.</w:t>
      </w:r>
      <w:r w:rsidRPr="000767CC">
        <w:rPr>
          <w:rFonts w:cs="Arial"/>
          <w:noProof/>
          <w:szCs w:val="20"/>
        </w:rPr>
        <w:tab/>
      </w:r>
      <w:r w:rsidRPr="000767CC">
        <w:rPr>
          <w:rFonts w:cs="Arial"/>
          <w:noProof/>
          <w:szCs w:val="20"/>
        </w:rPr>
        <w:t>Roles and Responsibilities</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_Toc133307150 \h </w:instrText>
      </w:r>
      <w:r w:rsidRPr="000767CC" w:rsidR="00342260">
        <w:rPr>
          <w:rFonts w:cs="Arial"/>
          <w:noProof/>
          <w:szCs w:val="20"/>
        </w:rPr>
      </w:r>
      <w:r w:rsidRPr="000767CC">
        <w:rPr>
          <w:rFonts w:cs="Arial"/>
          <w:noProof/>
          <w:szCs w:val="20"/>
        </w:rPr>
        <w:fldChar w:fldCharType="separate"/>
      </w:r>
      <w:r w:rsidR="00F01815">
        <w:rPr>
          <w:rFonts w:cs="Arial"/>
          <w:noProof/>
          <w:szCs w:val="20"/>
        </w:rPr>
        <w:t>3</w:t>
      </w:r>
      <w:r w:rsidRPr="000767CC">
        <w:rPr>
          <w:rFonts w:cs="Arial"/>
          <w:noProof/>
          <w:szCs w:val="20"/>
        </w:rPr>
        <w:fldChar w:fldCharType="end"/>
      </w:r>
    </w:p>
    <w:p xmlns:wp14="http://schemas.microsoft.com/office/word/2010/wordml" w:rsidRPr="000767CC" w:rsidR="00410401" w:rsidRDefault="00410401" w14:paraId="1296980A" wp14:textId="77777777">
      <w:pPr>
        <w:pStyle w:val="TOC2"/>
        <w:tabs>
          <w:tab w:val="left" w:pos="800"/>
          <w:tab w:val="right" w:leader="middleDot" w:pos="9019"/>
        </w:tabs>
        <w:rPr>
          <w:rFonts w:cs="Arial"/>
          <w:noProof/>
          <w:szCs w:val="20"/>
        </w:rPr>
      </w:pPr>
      <w:r w:rsidRPr="000767CC">
        <w:rPr>
          <w:rFonts w:cs="Arial"/>
          <w:noProof/>
          <w:szCs w:val="20"/>
        </w:rPr>
        <w:t>1.5.</w:t>
      </w:r>
      <w:r w:rsidRPr="000767CC">
        <w:rPr>
          <w:rFonts w:cs="Arial"/>
          <w:noProof/>
          <w:szCs w:val="20"/>
        </w:rPr>
        <w:tab/>
      </w:r>
      <w:r w:rsidRPr="000767CC">
        <w:rPr>
          <w:rFonts w:cs="Arial"/>
          <w:noProof/>
          <w:szCs w:val="20"/>
        </w:rPr>
        <w:t>Prerequisites</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_Toc133307151 \h </w:instrText>
      </w:r>
      <w:r w:rsidRPr="000767CC" w:rsidR="00342260">
        <w:rPr>
          <w:rFonts w:cs="Arial"/>
          <w:noProof/>
          <w:szCs w:val="20"/>
        </w:rPr>
      </w:r>
      <w:r w:rsidRPr="000767CC">
        <w:rPr>
          <w:rFonts w:cs="Arial"/>
          <w:noProof/>
          <w:szCs w:val="20"/>
        </w:rPr>
        <w:fldChar w:fldCharType="separate"/>
      </w:r>
      <w:r w:rsidR="00F01815">
        <w:rPr>
          <w:rFonts w:cs="Arial"/>
          <w:noProof/>
          <w:szCs w:val="20"/>
        </w:rPr>
        <w:t>3</w:t>
      </w:r>
      <w:r w:rsidRPr="000767CC">
        <w:rPr>
          <w:rFonts w:cs="Arial"/>
          <w:noProof/>
          <w:szCs w:val="20"/>
        </w:rPr>
        <w:fldChar w:fldCharType="end"/>
      </w:r>
    </w:p>
    <w:p xmlns:wp14="http://schemas.microsoft.com/office/word/2010/wordml" w:rsidRPr="000767CC" w:rsidR="00410401" w:rsidRDefault="00410401" w14:paraId="002D0B10" wp14:textId="77777777">
      <w:pPr>
        <w:pStyle w:val="TOC3"/>
        <w:tabs>
          <w:tab w:val="left" w:pos="1200"/>
          <w:tab w:val="right" w:leader="middleDot" w:pos="9019"/>
        </w:tabs>
        <w:rPr>
          <w:rFonts w:cs="Arial"/>
          <w:noProof/>
          <w:szCs w:val="20"/>
        </w:rPr>
      </w:pPr>
      <w:r w:rsidRPr="000767CC">
        <w:rPr>
          <w:rFonts w:cs="Arial"/>
          <w:iCs/>
          <w:noProof/>
          <w:szCs w:val="20"/>
        </w:rPr>
        <w:t>1.1.1</w:t>
      </w:r>
      <w:r w:rsidRPr="000767CC">
        <w:rPr>
          <w:rFonts w:cs="Arial"/>
          <w:noProof/>
          <w:szCs w:val="20"/>
        </w:rPr>
        <w:tab/>
      </w:r>
      <w:r w:rsidRPr="000767CC">
        <w:rPr>
          <w:rFonts w:cs="Arial"/>
          <w:iCs/>
          <w:noProof/>
          <w:szCs w:val="20"/>
        </w:rPr>
        <w:t>Resource</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_Toc133307152 \h </w:instrText>
      </w:r>
      <w:r w:rsidRPr="000767CC" w:rsidR="00342260">
        <w:rPr>
          <w:rFonts w:cs="Arial"/>
          <w:noProof/>
          <w:szCs w:val="20"/>
        </w:rPr>
      </w:r>
      <w:r w:rsidRPr="000767CC">
        <w:rPr>
          <w:rFonts w:cs="Arial"/>
          <w:noProof/>
          <w:szCs w:val="20"/>
        </w:rPr>
        <w:fldChar w:fldCharType="separate"/>
      </w:r>
      <w:r w:rsidR="00F01815">
        <w:rPr>
          <w:rFonts w:cs="Arial"/>
          <w:noProof/>
          <w:szCs w:val="20"/>
        </w:rPr>
        <w:t>3</w:t>
      </w:r>
      <w:r w:rsidRPr="000767CC">
        <w:rPr>
          <w:rFonts w:cs="Arial"/>
          <w:noProof/>
          <w:szCs w:val="20"/>
        </w:rPr>
        <w:fldChar w:fldCharType="end"/>
      </w:r>
    </w:p>
    <w:p xmlns:wp14="http://schemas.microsoft.com/office/word/2010/wordml" w:rsidRPr="000767CC" w:rsidR="00410401" w:rsidRDefault="00410401" w14:paraId="5B03014B" wp14:textId="77777777">
      <w:pPr>
        <w:pStyle w:val="TOC3"/>
        <w:tabs>
          <w:tab w:val="left" w:pos="1200"/>
          <w:tab w:val="right" w:leader="middleDot" w:pos="9019"/>
        </w:tabs>
        <w:rPr>
          <w:rFonts w:cs="Arial"/>
          <w:noProof/>
          <w:szCs w:val="20"/>
        </w:rPr>
      </w:pPr>
      <w:r w:rsidRPr="000767CC">
        <w:rPr>
          <w:rFonts w:cs="Arial"/>
          <w:iCs/>
          <w:noProof/>
          <w:szCs w:val="20"/>
        </w:rPr>
        <w:t>1.1.2</w:t>
      </w:r>
      <w:r w:rsidRPr="000767CC">
        <w:rPr>
          <w:rFonts w:cs="Arial"/>
          <w:noProof/>
          <w:szCs w:val="20"/>
        </w:rPr>
        <w:tab/>
      </w:r>
      <w:r w:rsidRPr="000767CC">
        <w:rPr>
          <w:rFonts w:cs="Arial"/>
          <w:iCs/>
          <w:noProof/>
          <w:szCs w:val="20"/>
        </w:rPr>
        <w:t>Training</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_Toc133307153 \h </w:instrText>
      </w:r>
      <w:r w:rsidRPr="000767CC" w:rsidR="00342260">
        <w:rPr>
          <w:rFonts w:cs="Arial"/>
          <w:noProof/>
          <w:szCs w:val="20"/>
        </w:rPr>
      </w:r>
      <w:r w:rsidRPr="000767CC">
        <w:rPr>
          <w:rFonts w:cs="Arial"/>
          <w:noProof/>
          <w:szCs w:val="20"/>
        </w:rPr>
        <w:fldChar w:fldCharType="separate"/>
      </w:r>
      <w:r w:rsidR="00F01815">
        <w:rPr>
          <w:rFonts w:cs="Arial"/>
          <w:noProof/>
          <w:szCs w:val="20"/>
        </w:rPr>
        <w:t>4</w:t>
      </w:r>
      <w:r w:rsidRPr="000767CC">
        <w:rPr>
          <w:rFonts w:cs="Arial"/>
          <w:noProof/>
          <w:szCs w:val="20"/>
        </w:rPr>
        <w:fldChar w:fldCharType="end"/>
      </w:r>
    </w:p>
    <w:p xmlns:wp14="http://schemas.microsoft.com/office/word/2010/wordml" w:rsidRPr="000767CC" w:rsidR="00410401" w:rsidRDefault="00410401" w14:paraId="3A2ED8AE" wp14:textId="77777777">
      <w:pPr>
        <w:pStyle w:val="TOC2"/>
        <w:tabs>
          <w:tab w:val="left" w:pos="800"/>
          <w:tab w:val="right" w:leader="middleDot" w:pos="9019"/>
        </w:tabs>
        <w:rPr>
          <w:rFonts w:cs="Arial"/>
          <w:noProof/>
          <w:szCs w:val="20"/>
        </w:rPr>
      </w:pPr>
      <w:r w:rsidRPr="000767CC">
        <w:rPr>
          <w:rFonts w:cs="Arial"/>
          <w:noProof/>
          <w:szCs w:val="20"/>
        </w:rPr>
        <w:t>1.6.</w:t>
      </w:r>
      <w:r w:rsidRPr="000767CC">
        <w:rPr>
          <w:rFonts w:cs="Arial"/>
          <w:noProof/>
          <w:szCs w:val="20"/>
        </w:rPr>
        <w:tab/>
      </w:r>
      <w:r w:rsidRPr="000767CC">
        <w:rPr>
          <w:rFonts w:cs="Arial"/>
          <w:noProof/>
          <w:szCs w:val="20"/>
        </w:rPr>
        <w:t>References</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_Toc133307154 \h </w:instrText>
      </w:r>
      <w:r w:rsidRPr="000767CC" w:rsidR="00342260">
        <w:rPr>
          <w:rFonts w:cs="Arial"/>
          <w:noProof/>
          <w:szCs w:val="20"/>
        </w:rPr>
      </w:r>
      <w:r w:rsidRPr="000767CC">
        <w:rPr>
          <w:rFonts w:cs="Arial"/>
          <w:noProof/>
          <w:szCs w:val="20"/>
        </w:rPr>
        <w:fldChar w:fldCharType="separate"/>
      </w:r>
      <w:r w:rsidR="00F01815">
        <w:rPr>
          <w:rFonts w:cs="Arial"/>
          <w:noProof/>
          <w:szCs w:val="20"/>
        </w:rPr>
        <w:t>4</w:t>
      </w:r>
      <w:r w:rsidRPr="000767CC">
        <w:rPr>
          <w:rFonts w:cs="Arial"/>
          <w:noProof/>
          <w:szCs w:val="20"/>
        </w:rPr>
        <w:fldChar w:fldCharType="end"/>
      </w:r>
    </w:p>
    <w:p xmlns:wp14="http://schemas.microsoft.com/office/word/2010/wordml" w:rsidRPr="000767CC" w:rsidR="00410401" w:rsidRDefault="00410401" w14:paraId="38F717D2" wp14:textId="77777777">
      <w:pPr>
        <w:pStyle w:val="TOC1"/>
        <w:tabs>
          <w:tab w:val="left" w:pos="400"/>
          <w:tab w:val="right" w:leader="middleDot" w:pos="9019"/>
        </w:tabs>
        <w:rPr>
          <w:rFonts w:ascii="Arial" w:hAnsi="Arial" w:cs="Arial"/>
          <w:bCs w:val="0"/>
          <w:noProof/>
          <w:sz w:val="20"/>
          <w:szCs w:val="20"/>
        </w:rPr>
      </w:pPr>
      <w:r w:rsidRPr="000767CC">
        <w:rPr>
          <w:rFonts w:ascii="Arial" w:hAnsi="Arial" w:cs="Arial"/>
          <w:noProof/>
          <w:sz w:val="20"/>
          <w:szCs w:val="20"/>
        </w:rPr>
        <w:t>2</w:t>
      </w:r>
      <w:r w:rsidRPr="000767CC">
        <w:rPr>
          <w:rFonts w:ascii="Arial" w:hAnsi="Arial" w:cs="Arial"/>
          <w:bCs w:val="0"/>
          <w:noProof/>
          <w:sz w:val="20"/>
          <w:szCs w:val="20"/>
        </w:rPr>
        <w:tab/>
      </w:r>
      <w:r w:rsidRPr="000767CC">
        <w:rPr>
          <w:rFonts w:ascii="Arial" w:hAnsi="Arial" w:cs="Arial"/>
          <w:noProof/>
          <w:sz w:val="20"/>
          <w:szCs w:val="20"/>
        </w:rPr>
        <w:t>Entry Criteria</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_Toc133307155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4</w:t>
      </w:r>
      <w:r w:rsidRPr="000767CC">
        <w:rPr>
          <w:rFonts w:ascii="Arial" w:hAnsi="Arial" w:cs="Arial"/>
          <w:noProof/>
          <w:sz w:val="20"/>
          <w:szCs w:val="20"/>
        </w:rPr>
        <w:fldChar w:fldCharType="end"/>
      </w:r>
    </w:p>
    <w:p xmlns:wp14="http://schemas.microsoft.com/office/word/2010/wordml" w:rsidRPr="000767CC" w:rsidR="00410401" w:rsidRDefault="00410401" w14:paraId="31047030" wp14:textId="77777777">
      <w:pPr>
        <w:pStyle w:val="TOC1"/>
        <w:tabs>
          <w:tab w:val="left" w:pos="400"/>
          <w:tab w:val="right" w:leader="middleDot" w:pos="9019"/>
        </w:tabs>
        <w:rPr>
          <w:rFonts w:ascii="Arial" w:hAnsi="Arial" w:cs="Arial"/>
          <w:bCs w:val="0"/>
          <w:noProof/>
          <w:sz w:val="20"/>
          <w:szCs w:val="20"/>
        </w:rPr>
      </w:pPr>
      <w:r w:rsidRPr="000767CC">
        <w:rPr>
          <w:rFonts w:ascii="Arial" w:hAnsi="Arial" w:cs="Arial"/>
          <w:noProof/>
          <w:sz w:val="20"/>
          <w:szCs w:val="20"/>
        </w:rPr>
        <w:t>3</w:t>
      </w:r>
      <w:r w:rsidRPr="000767CC">
        <w:rPr>
          <w:rFonts w:ascii="Arial" w:hAnsi="Arial" w:cs="Arial"/>
          <w:bCs w:val="0"/>
          <w:noProof/>
          <w:sz w:val="20"/>
          <w:szCs w:val="20"/>
        </w:rPr>
        <w:tab/>
      </w:r>
      <w:r w:rsidRPr="000767CC">
        <w:rPr>
          <w:rFonts w:ascii="Arial" w:hAnsi="Arial" w:cs="Arial"/>
          <w:noProof/>
          <w:sz w:val="20"/>
          <w:szCs w:val="20"/>
        </w:rPr>
        <w:t>Inputs</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_Toc133307156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4</w:t>
      </w:r>
      <w:r w:rsidRPr="000767CC">
        <w:rPr>
          <w:rFonts w:ascii="Arial" w:hAnsi="Arial" w:cs="Arial"/>
          <w:noProof/>
          <w:sz w:val="20"/>
          <w:szCs w:val="20"/>
        </w:rPr>
        <w:fldChar w:fldCharType="end"/>
      </w:r>
    </w:p>
    <w:p xmlns:wp14="http://schemas.microsoft.com/office/word/2010/wordml" w:rsidRPr="000767CC" w:rsidR="00410401" w:rsidRDefault="00410401" w14:paraId="5F7F8A1B" wp14:textId="77777777">
      <w:pPr>
        <w:pStyle w:val="TOC1"/>
        <w:tabs>
          <w:tab w:val="left" w:pos="400"/>
          <w:tab w:val="right" w:leader="middleDot" w:pos="9019"/>
        </w:tabs>
        <w:rPr>
          <w:rFonts w:ascii="Arial" w:hAnsi="Arial" w:cs="Arial"/>
          <w:bCs w:val="0"/>
          <w:noProof/>
          <w:sz w:val="20"/>
          <w:szCs w:val="20"/>
        </w:rPr>
      </w:pPr>
      <w:r w:rsidRPr="000767CC">
        <w:rPr>
          <w:rFonts w:ascii="Arial" w:hAnsi="Arial" w:cs="Arial"/>
          <w:noProof/>
          <w:sz w:val="20"/>
          <w:szCs w:val="20"/>
        </w:rPr>
        <w:t>4</w:t>
      </w:r>
      <w:r w:rsidRPr="000767CC">
        <w:rPr>
          <w:rFonts w:ascii="Arial" w:hAnsi="Arial" w:cs="Arial"/>
          <w:bCs w:val="0"/>
          <w:noProof/>
          <w:sz w:val="20"/>
          <w:szCs w:val="20"/>
        </w:rPr>
        <w:tab/>
      </w:r>
      <w:r w:rsidRPr="000767CC">
        <w:rPr>
          <w:rFonts w:ascii="Arial" w:hAnsi="Arial" w:cs="Arial"/>
          <w:noProof/>
          <w:sz w:val="20"/>
          <w:szCs w:val="20"/>
        </w:rPr>
        <w:t>Process Flow</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_Toc133307157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5</w:t>
      </w:r>
      <w:r w:rsidRPr="000767CC">
        <w:rPr>
          <w:rFonts w:ascii="Arial" w:hAnsi="Arial" w:cs="Arial"/>
          <w:noProof/>
          <w:sz w:val="20"/>
          <w:szCs w:val="20"/>
        </w:rPr>
        <w:fldChar w:fldCharType="end"/>
      </w:r>
    </w:p>
    <w:p xmlns:wp14="http://schemas.microsoft.com/office/word/2010/wordml" w:rsidRPr="000767CC" w:rsidR="00410401" w:rsidRDefault="00410401" w14:paraId="4702B8D8" wp14:textId="77777777">
      <w:pPr>
        <w:pStyle w:val="TOC1"/>
        <w:tabs>
          <w:tab w:val="left" w:pos="400"/>
          <w:tab w:val="right" w:leader="middleDot" w:pos="9019"/>
        </w:tabs>
        <w:rPr>
          <w:rFonts w:ascii="Arial" w:hAnsi="Arial" w:cs="Arial"/>
          <w:bCs w:val="0"/>
          <w:noProof/>
          <w:sz w:val="20"/>
          <w:szCs w:val="20"/>
        </w:rPr>
      </w:pPr>
      <w:r w:rsidRPr="000767CC">
        <w:rPr>
          <w:rFonts w:ascii="Arial" w:hAnsi="Arial" w:cs="Arial"/>
          <w:noProof/>
          <w:sz w:val="20"/>
          <w:szCs w:val="20"/>
        </w:rPr>
        <w:t>5</w:t>
      </w:r>
      <w:r w:rsidRPr="000767CC">
        <w:rPr>
          <w:rFonts w:ascii="Arial" w:hAnsi="Arial" w:cs="Arial"/>
          <w:bCs w:val="0"/>
          <w:noProof/>
          <w:sz w:val="20"/>
          <w:szCs w:val="20"/>
        </w:rPr>
        <w:tab/>
      </w:r>
      <w:r w:rsidRPr="000767CC">
        <w:rPr>
          <w:rFonts w:ascii="Arial" w:hAnsi="Arial" w:cs="Arial"/>
          <w:noProof/>
          <w:sz w:val="20"/>
          <w:szCs w:val="20"/>
        </w:rPr>
        <w:t>Process Description</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_Toc133307158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6</w:t>
      </w:r>
      <w:r w:rsidRPr="000767CC">
        <w:rPr>
          <w:rFonts w:ascii="Arial" w:hAnsi="Arial" w:cs="Arial"/>
          <w:noProof/>
          <w:sz w:val="20"/>
          <w:szCs w:val="20"/>
        </w:rPr>
        <w:fldChar w:fldCharType="end"/>
      </w:r>
    </w:p>
    <w:p xmlns:wp14="http://schemas.microsoft.com/office/word/2010/wordml" w:rsidRPr="000767CC" w:rsidR="00410401" w:rsidRDefault="00410401" w14:paraId="6961F4DC" wp14:textId="77777777">
      <w:pPr>
        <w:pStyle w:val="TOC2"/>
        <w:tabs>
          <w:tab w:val="left" w:pos="800"/>
          <w:tab w:val="right" w:leader="middleDot" w:pos="9019"/>
        </w:tabs>
        <w:rPr>
          <w:rFonts w:cs="Arial"/>
          <w:noProof/>
          <w:szCs w:val="20"/>
        </w:rPr>
      </w:pPr>
      <w:r w:rsidRPr="000767CC">
        <w:rPr>
          <w:rFonts w:cs="Arial"/>
          <w:noProof/>
          <w:szCs w:val="20"/>
        </w:rPr>
        <w:t>1.7.</w:t>
      </w:r>
      <w:r w:rsidRPr="000767CC">
        <w:rPr>
          <w:rFonts w:cs="Arial"/>
          <w:noProof/>
          <w:szCs w:val="20"/>
        </w:rPr>
        <w:tab/>
      </w:r>
      <w:r w:rsidRPr="000767CC">
        <w:rPr>
          <w:rFonts w:cs="Arial"/>
          <w:noProof/>
          <w:szCs w:val="20"/>
        </w:rPr>
        <w:t>Requirements Elicitation</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_Toc133307159 \h </w:instrText>
      </w:r>
      <w:r w:rsidRPr="000767CC" w:rsidR="00342260">
        <w:rPr>
          <w:rFonts w:cs="Arial"/>
          <w:noProof/>
          <w:szCs w:val="20"/>
        </w:rPr>
      </w:r>
      <w:r w:rsidRPr="000767CC">
        <w:rPr>
          <w:rFonts w:cs="Arial"/>
          <w:noProof/>
          <w:szCs w:val="20"/>
        </w:rPr>
        <w:fldChar w:fldCharType="separate"/>
      </w:r>
      <w:r w:rsidR="00F01815">
        <w:rPr>
          <w:rFonts w:cs="Arial"/>
          <w:noProof/>
          <w:szCs w:val="20"/>
        </w:rPr>
        <w:t>6</w:t>
      </w:r>
      <w:r w:rsidRPr="000767CC">
        <w:rPr>
          <w:rFonts w:cs="Arial"/>
          <w:noProof/>
          <w:szCs w:val="20"/>
        </w:rPr>
        <w:fldChar w:fldCharType="end"/>
      </w:r>
    </w:p>
    <w:p xmlns:wp14="http://schemas.microsoft.com/office/word/2010/wordml" w:rsidRPr="000767CC" w:rsidR="00410401" w:rsidRDefault="00410401" w14:paraId="643A6551" wp14:textId="77777777">
      <w:pPr>
        <w:pStyle w:val="TOC2"/>
        <w:tabs>
          <w:tab w:val="left" w:pos="800"/>
          <w:tab w:val="right" w:leader="middleDot" w:pos="9019"/>
        </w:tabs>
        <w:rPr>
          <w:rFonts w:cs="Arial"/>
          <w:noProof/>
          <w:szCs w:val="20"/>
        </w:rPr>
      </w:pPr>
      <w:r w:rsidRPr="000767CC">
        <w:rPr>
          <w:rFonts w:cs="Arial"/>
          <w:noProof/>
          <w:szCs w:val="20"/>
        </w:rPr>
        <w:t>1.8.</w:t>
      </w:r>
      <w:r w:rsidRPr="000767CC">
        <w:rPr>
          <w:rFonts w:cs="Arial"/>
          <w:noProof/>
          <w:szCs w:val="20"/>
        </w:rPr>
        <w:tab/>
      </w:r>
      <w:r w:rsidRPr="000767CC">
        <w:rPr>
          <w:rFonts w:cs="Arial"/>
          <w:noProof/>
          <w:szCs w:val="20"/>
        </w:rPr>
        <w:t>Requirements Specification</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_Toc133307160 \h </w:instrText>
      </w:r>
      <w:r w:rsidRPr="000767CC" w:rsidR="00342260">
        <w:rPr>
          <w:rFonts w:cs="Arial"/>
          <w:noProof/>
          <w:szCs w:val="20"/>
        </w:rPr>
      </w:r>
      <w:r w:rsidRPr="000767CC">
        <w:rPr>
          <w:rFonts w:cs="Arial"/>
          <w:noProof/>
          <w:szCs w:val="20"/>
        </w:rPr>
        <w:fldChar w:fldCharType="separate"/>
      </w:r>
      <w:r w:rsidR="00F01815">
        <w:rPr>
          <w:rFonts w:cs="Arial"/>
          <w:noProof/>
          <w:szCs w:val="20"/>
        </w:rPr>
        <w:t>7</w:t>
      </w:r>
      <w:r w:rsidRPr="000767CC">
        <w:rPr>
          <w:rFonts w:cs="Arial"/>
          <w:noProof/>
          <w:szCs w:val="20"/>
        </w:rPr>
        <w:fldChar w:fldCharType="end"/>
      </w:r>
    </w:p>
    <w:p xmlns:wp14="http://schemas.microsoft.com/office/word/2010/wordml" w:rsidRPr="000767CC" w:rsidR="00410401" w:rsidRDefault="00410401" w14:paraId="76DE177A" wp14:textId="77777777">
      <w:pPr>
        <w:pStyle w:val="TOC2"/>
        <w:tabs>
          <w:tab w:val="left" w:pos="800"/>
          <w:tab w:val="right" w:leader="middleDot" w:pos="9019"/>
        </w:tabs>
        <w:rPr>
          <w:rFonts w:cs="Arial"/>
          <w:noProof/>
          <w:szCs w:val="20"/>
        </w:rPr>
      </w:pPr>
      <w:r w:rsidRPr="000767CC">
        <w:rPr>
          <w:rFonts w:cs="Arial"/>
          <w:noProof/>
          <w:szCs w:val="20"/>
        </w:rPr>
        <w:t>1.9.</w:t>
      </w:r>
      <w:r w:rsidRPr="000767CC">
        <w:rPr>
          <w:rFonts w:cs="Arial"/>
          <w:noProof/>
          <w:szCs w:val="20"/>
        </w:rPr>
        <w:tab/>
      </w:r>
      <w:r w:rsidRPr="000767CC">
        <w:rPr>
          <w:rFonts w:cs="Arial"/>
          <w:noProof/>
          <w:szCs w:val="20"/>
        </w:rPr>
        <w:t>Traceability Matrix</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_Toc133307161 \h </w:instrText>
      </w:r>
      <w:r w:rsidRPr="000767CC" w:rsidR="00342260">
        <w:rPr>
          <w:rFonts w:cs="Arial"/>
          <w:noProof/>
          <w:szCs w:val="20"/>
        </w:rPr>
      </w:r>
      <w:r w:rsidRPr="000767CC">
        <w:rPr>
          <w:rFonts w:cs="Arial"/>
          <w:noProof/>
          <w:szCs w:val="20"/>
        </w:rPr>
        <w:fldChar w:fldCharType="separate"/>
      </w:r>
      <w:r w:rsidR="00F01815">
        <w:rPr>
          <w:rFonts w:cs="Arial"/>
          <w:noProof/>
          <w:szCs w:val="20"/>
        </w:rPr>
        <w:t>7</w:t>
      </w:r>
      <w:r w:rsidRPr="000767CC">
        <w:rPr>
          <w:rFonts w:cs="Arial"/>
          <w:noProof/>
          <w:szCs w:val="20"/>
        </w:rPr>
        <w:fldChar w:fldCharType="end"/>
      </w:r>
    </w:p>
    <w:p xmlns:wp14="http://schemas.microsoft.com/office/word/2010/wordml" w:rsidRPr="000767CC" w:rsidR="00410401" w:rsidRDefault="00410401" w14:paraId="2AEFC19D" wp14:textId="77777777">
      <w:pPr>
        <w:pStyle w:val="TOC2"/>
        <w:tabs>
          <w:tab w:val="left" w:pos="1000"/>
          <w:tab w:val="right" w:leader="middleDot" w:pos="9019"/>
        </w:tabs>
        <w:rPr>
          <w:rFonts w:cs="Arial"/>
          <w:noProof/>
          <w:szCs w:val="20"/>
        </w:rPr>
      </w:pPr>
      <w:r w:rsidRPr="000767CC">
        <w:rPr>
          <w:rFonts w:cs="Arial"/>
          <w:noProof/>
          <w:szCs w:val="20"/>
        </w:rPr>
        <w:t>1.10.</w:t>
      </w:r>
      <w:r w:rsidRPr="000767CC">
        <w:rPr>
          <w:rFonts w:cs="Arial"/>
          <w:noProof/>
          <w:szCs w:val="20"/>
        </w:rPr>
        <w:tab/>
      </w:r>
      <w:r w:rsidRPr="000767CC">
        <w:rPr>
          <w:rFonts w:cs="Arial"/>
          <w:noProof/>
          <w:szCs w:val="20"/>
        </w:rPr>
        <w:t>SRS Review and approval</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_Toc133307162 \h </w:instrText>
      </w:r>
      <w:r w:rsidRPr="000767CC" w:rsidR="00342260">
        <w:rPr>
          <w:rFonts w:cs="Arial"/>
          <w:noProof/>
          <w:szCs w:val="20"/>
        </w:rPr>
      </w:r>
      <w:r w:rsidRPr="000767CC">
        <w:rPr>
          <w:rFonts w:cs="Arial"/>
          <w:noProof/>
          <w:szCs w:val="20"/>
        </w:rPr>
        <w:fldChar w:fldCharType="separate"/>
      </w:r>
      <w:r w:rsidR="00F01815">
        <w:rPr>
          <w:rFonts w:cs="Arial"/>
          <w:noProof/>
          <w:szCs w:val="20"/>
        </w:rPr>
        <w:t>7</w:t>
      </w:r>
      <w:r w:rsidRPr="000767CC">
        <w:rPr>
          <w:rFonts w:cs="Arial"/>
          <w:noProof/>
          <w:szCs w:val="20"/>
        </w:rPr>
        <w:fldChar w:fldCharType="end"/>
      </w:r>
    </w:p>
    <w:p xmlns:wp14="http://schemas.microsoft.com/office/word/2010/wordml" w:rsidRPr="000767CC" w:rsidR="00410401" w:rsidRDefault="00410401" w14:paraId="7C3358BE" wp14:textId="77777777">
      <w:pPr>
        <w:pStyle w:val="TOC2"/>
        <w:tabs>
          <w:tab w:val="left" w:pos="1000"/>
          <w:tab w:val="right" w:leader="middleDot" w:pos="9019"/>
        </w:tabs>
        <w:rPr>
          <w:rFonts w:cs="Arial"/>
          <w:noProof/>
          <w:szCs w:val="20"/>
        </w:rPr>
      </w:pPr>
      <w:r w:rsidRPr="000767CC">
        <w:rPr>
          <w:rFonts w:cs="Arial"/>
          <w:noProof/>
          <w:szCs w:val="20"/>
        </w:rPr>
        <w:t>1.11.</w:t>
      </w:r>
      <w:r w:rsidRPr="000767CC">
        <w:rPr>
          <w:rFonts w:cs="Arial"/>
          <w:noProof/>
          <w:szCs w:val="20"/>
        </w:rPr>
        <w:tab/>
      </w:r>
      <w:r w:rsidRPr="000767CC">
        <w:rPr>
          <w:rFonts w:cs="Arial"/>
          <w:noProof/>
          <w:szCs w:val="20"/>
        </w:rPr>
        <w:t>Changes to SRS</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_Toc133307163 \h </w:instrText>
      </w:r>
      <w:r w:rsidRPr="000767CC" w:rsidR="00342260">
        <w:rPr>
          <w:rFonts w:cs="Arial"/>
          <w:noProof/>
          <w:szCs w:val="20"/>
        </w:rPr>
      </w:r>
      <w:r w:rsidRPr="000767CC">
        <w:rPr>
          <w:rFonts w:cs="Arial"/>
          <w:noProof/>
          <w:szCs w:val="20"/>
        </w:rPr>
        <w:fldChar w:fldCharType="separate"/>
      </w:r>
      <w:r w:rsidR="00F01815">
        <w:rPr>
          <w:rFonts w:cs="Arial"/>
          <w:noProof/>
          <w:szCs w:val="20"/>
        </w:rPr>
        <w:t>7</w:t>
      </w:r>
      <w:r w:rsidRPr="000767CC">
        <w:rPr>
          <w:rFonts w:cs="Arial"/>
          <w:noProof/>
          <w:szCs w:val="20"/>
        </w:rPr>
        <w:fldChar w:fldCharType="end"/>
      </w:r>
    </w:p>
    <w:p xmlns:wp14="http://schemas.microsoft.com/office/word/2010/wordml" w:rsidRPr="000767CC" w:rsidR="00410401" w:rsidRDefault="00410401" w14:paraId="7080969E" wp14:textId="77777777">
      <w:pPr>
        <w:pStyle w:val="TOC1"/>
        <w:tabs>
          <w:tab w:val="left" w:pos="400"/>
          <w:tab w:val="right" w:leader="middleDot" w:pos="9019"/>
        </w:tabs>
        <w:rPr>
          <w:rFonts w:ascii="Arial" w:hAnsi="Arial" w:cs="Arial"/>
          <w:bCs w:val="0"/>
          <w:noProof/>
          <w:sz w:val="20"/>
          <w:szCs w:val="20"/>
        </w:rPr>
      </w:pPr>
      <w:r w:rsidRPr="000767CC">
        <w:rPr>
          <w:rFonts w:ascii="Arial" w:hAnsi="Arial" w:cs="Arial"/>
          <w:noProof/>
          <w:sz w:val="20"/>
          <w:szCs w:val="20"/>
        </w:rPr>
        <w:t>6</w:t>
      </w:r>
      <w:r w:rsidRPr="000767CC">
        <w:rPr>
          <w:rFonts w:ascii="Arial" w:hAnsi="Arial" w:cs="Arial"/>
          <w:bCs w:val="0"/>
          <w:noProof/>
          <w:sz w:val="20"/>
          <w:szCs w:val="20"/>
        </w:rPr>
        <w:tab/>
      </w:r>
      <w:r w:rsidRPr="000767CC">
        <w:rPr>
          <w:rFonts w:ascii="Arial" w:hAnsi="Arial" w:cs="Arial"/>
          <w:noProof/>
          <w:sz w:val="20"/>
          <w:szCs w:val="20"/>
        </w:rPr>
        <w:t>Outputs</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_Toc133307164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8</w:t>
      </w:r>
      <w:r w:rsidRPr="000767CC">
        <w:rPr>
          <w:rFonts w:ascii="Arial" w:hAnsi="Arial" w:cs="Arial"/>
          <w:noProof/>
          <w:sz w:val="20"/>
          <w:szCs w:val="20"/>
        </w:rPr>
        <w:fldChar w:fldCharType="end"/>
      </w:r>
    </w:p>
    <w:p xmlns:wp14="http://schemas.microsoft.com/office/word/2010/wordml" w:rsidRPr="000767CC" w:rsidR="00410401" w:rsidRDefault="00410401" w14:paraId="4F08A54F" wp14:textId="77777777">
      <w:pPr>
        <w:pStyle w:val="TOC2"/>
        <w:tabs>
          <w:tab w:val="left" w:pos="1000"/>
          <w:tab w:val="right" w:leader="middleDot" w:pos="9019"/>
        </w:tabs>
        <w:rPr>
          <w:rFonts w:cs="Arial"/>
          <w:noProof/>
          <w:szCs w:val="20"/>
        </w:rPr>
      </w:pPr>
      <w:r w:rsidRPr="000767CC">
        <w:rPr>
          <w:rFonts w:cs="Arial"/>
          <w:noProof/>
          <w:szCs w:val="20"/>
        </w:rPr>
        <w:t>1.12.</w:t>
      </w:r>
      <w:r w:rsidRPr="000767CC">
        <w:rPr>
          <w:rFonts w:cs="Arial"/>
          <w:noProof/>
          <w:szCs w:val="20"/>
        </w:rPr>
        <w:tab/>
      </w:r>
      <w:r w:rsidRPr="000767CC">
        <w:rPr>
          <w:rFonts w:cs="Arial"/>
          <w:noProof/>
          <w:szCs w:val="20"/>
        </w:rPr>
        <w:t>Deliverables</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_Toc133307165 \h </w:instrText>
      </w:r>
      <w:r w:rsidRPr="000767CC" w:rsidR="00342260">
        <w:rPr>
          <w:rFonts w:cs="Arial"/>
          <w:noProof/>
          <w:szCs w:val="20"/>
        </w:rPr>
      </w:r>
      <w:r w:rsidRPr="000767CC">
        <w:rPr>
          <w:rFonts w:cs="Arial"/>
          <w:noProof/>
          <w:szCs w:val="20"/>
        </w:rPr>
        <w:fldChar w:fldCharType="separate"/>
      </w:r>
      <w:r w:rsidR="00F01815">
        <w:rPr>
          <w:rFonts w:cs="Arial"/>
          <w:noProof/>
          <w:szCs w:val="20"/>
        </w:rPr>
        <w:t>8</w:t>
      </w:r>
      <w:r w:rsidRPr="000767CC">
        <w:rPr>
          <w:rFonts w:cs="Arial"/>
          <w:noProof/>
          <w:szCs w:val="20"/>
        </w:rPr>
        <w:fldChar w:fldCharType="end"/>
      </w:r>
    </w:p>
    <w:p xmlns:wp14="http://schemas.microsoft.com/office/word/2010/wordml" w:rsidRPr="000767CC" w:rsidR="00410401" w:rsidRDefault="00410401" w14:paraId="238A1D52" wp14:textId="77777777">
      <w:pPr>
        <w:pStyle w:val="TOC2"/>
        <w:tabs>
          <w:tab w:val="left" w:pos="1000"/>
          <w:tab w:val="right" w:leader="middleDot" w:pos="9019"/>
        </w:tabs>
        <w:rPr>
          <w:rFonts w:cs="Arial"/>
          <w:noProof/>
          <w:szCs w:val="20"/>
        </w:rPr>
      </w:pPr>
      <w:r w:rsidRPr="000767CC">
        <w:rPr>
          <w:rFonts w:cs="Arial"/>
          <w:noProof/>
          <w:szCs w:val="20"/>
        </w:rPr>
        <w:t>1.13.</w:t>
      </w:r>
      <w:r w:rsidRPr="000767CC">
        <w:rPr>
          <w:rFonts w:cs="Arial"/>
          <w:noProof/>
          <w:szCs w:val="20"/>
        </w:rPr>
        <w:tab/>
      </w:r>
      <w:r w:rsidRPr="000767CC">
        <w:rPr>
          <w:rFonts w:cs="Arial"/>
          <w:noProof/>
          <w:szCs w:val="20"/>
        </w:rPr>
        <w:t>Quality Records</w:t>
      </w:r>
      <w:r w:rsidRPr="000767CC">
        <w:rPr>
          <w:rFonts w:cs="Arial"/>
          <w:noProof/>
          <w:szCs w:val="20"/>
        </w:rPr>
        <w:tab/>
      </w:r>
      <w:r w:rsidRPr="000767CC">
        <w:rPr>
          <w:rFonts w:cs="Arial"/>
          <w:noProof/>
          <w:szCs w:val="20"/>
        </w:rPr>
        <w:fldChar w:fldCharType="begin"/>
      </w:r>
      <w:r w:rsidRPr="000767CC">
        <w:rPr>
          <w:rFonts w:cs="Arial"/>
          <w:noProof/>
          <w:szCs w:val="20"/>
        </w:rPr>
        <w:instrText xml:space="preserve"> PAGEREF _Toc133307166 \h </w:instrText>
      </w:r>
      <w:r w:rsidRPr="000767CC" w:rsidR="00342260">
        <w:rPr>
          <w:rFonts w:cs="Arial"/>
          <w:noProof/>
          <w:szCs w:val="20"/>
        </w:rPr>
      </w:r>
      <w:r w:rsidRPr="000767CC">
        <w:rPr>
          <w:rFonts w:cs="Arial"/>
          <w:noProof/>
          <w:szCs w:val="20"/>
        </w:rPr>
        <w:fldChar w:fldCharType="separate"/>
      </w:r>
      <w:r w:rsidR="00F01815">
        <w:rPr>
          <w:rFonts w:cs="Arial"/>
          <w:noProof/>
          <w:szCs w:val="20"/>
        </w:rPr>
        <w:t>8</w:t>
      </w:r>
      <w:r w:rsidRPr="000767CC">
        <w:rPr>
          <w:rFonts w:cs="Arial"/>
          <w:noProof/>
          <w:szCs w:val="20"/>
        </w:rPr>
        <w:fldChar w:fldCharType="end"/>
      </w:r>
    </w:p>
    <w:p xmlns:wp14="http://schemas.microsoft.com/office/word/2010/wordml" w:rsidRPr="000767CC" w:rsidR="00410401" w:rsidRDefault="00410401" w14:paraId="02143638" wp14:textId="77777777">
      <w:pPr>
        <w:pStyle w:val="TOC1"/>
        <w:tabs>
          <w:tab w:val="left" w:pos="400"/>
          <w:tab w:val="right" w:leader="middleDot" w:pos="9019"/>
        </w:tabs>
        <w:rPr>
          <w:rFonts w:ascii="Arial" w:hAnsi="Arial" w:cs="Arial"/>
          <w:bCs w:val="0"/>
          <w:noProof/>
          <w:sz w:val="20"/>
          <w:szCs w:val="20"/>
        </w:rPr>
      </w:pPr>
      <w:r w:rsidRPr="000767CC">
        <w:rPr>
          <w:rFonts w:ascii="Arial" w:hAnsi="Arial" w:cs="Arial"/>
          <w:noProof/>
          <w:sz w:val="20"/>
          <w:szCs w:val="20"/>
        </w:rPr>
        <w:t>7</w:t>
      </w:r>
      <w:r w:rsidRPr="000767CC">
        <w:rPr>
          <w:rFonts w:ascii="Arial" w:hAnsi="Arial" w:cs="Arial"/>
          <w:bCs w:val="0"/>
          <w:noProof/>
          <w:sz w:val="20"/>
          <w:szCs w:val="20"/>
        </w:rPr>
        <w:tab/>
      </w:r>
      <w:r w:rsidRPr="000767CC">
        <w:rPr>
          <w:rFonts w:ascii="Arial" w:hAnsi="Arial" w:cs="Arial"/>
          <w:noProof/>
          <w:sz w:val="20"/>
          <w:szCs w:val="20"/>
        </w:rPr>
        <w:t>Exit Criteria</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_Toc133307167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8</w:t>
      </w:r>
      <w:r w:rsidRPr="000767CC">
        <w:rPr>
          <w:rFonts w:ascii="Arial" w:hAnsi="Arial" w:cs="Arial"/>
          <w:noProof/>
          <w:sz w:val="20"/>
          <w:szCs w:val="20"/>
        </w:rPr>
        <w:fldChar w:fldCharType="end"/>
      </w:r>
    </w:p>
    <w:p xmlns:wp14="http://schemas.microsoft.com/office/word/2010/wordml" w:rsidRPr="000767CC" w:rsidR="00410401" w:rsidRDefault="00410401" w14:paraId="79746542" wp14:textId="77777777">
      <w:pPr>
        <w:pStyle w:val="TOC1"/>
        <w:tabs>
          <w:tab w:val="left" w:pos="400"/>
          <w:tab w:val="right" w:leader="middleDot" w:pos="9019"/>
        </w:tabs>
        <w:rPr>
          <w:rFonts w:ascii="Arial" w:hAnsi="Arial" w:cs="Arial"/>
          <w:bCs w:val="0"/>
          <w:noProof/>
          <w:sz w:val="20"/>
          <w:szCs w:val="20"/>
        </w:rPr>
      </w:pPr>
      <w:r w:rsidRPr="000767CC">
        <w:rPr>
          <w:rFonts w:ascii="Arial" w:hAnsi="Arial" w:cs="Arial"/>
          <w:noProof/>
          <w:sz w:val="20"/>
          <w:szCs w:val="20"/>
        </w:rPr>
        <w:t>8</w:t>
      </w:r>
      <w:r w:rsidRPr="000767CC">
        <w:rPr>
          <w:rFonts w:ascii="Arial" w:hAnsi="Arial" w:cs="Arial"/>
          <w:bCs w:val="0"/>
          <w:noProof/>
          <w:sz w:val="20"/>
          <w:szCs w:val="20"/>
        </w:rPr>
        <w:tab/>
      </w:r>
      <w:r w:rsidRPr="000767CC">
        <w:rPr>
          <w:rFonts w:ascii="Arial" w:hAnsi="Arial" w:cs="Arial"/>
          <w:noProof/>
          <w:sz w:val="20"/>
          <w:szCs w:val="20"/>
        </w:rPr>
        <w:t>Process Assets</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_Toc133307168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8</w:t>
      </w:r>
      <w:r w:rsidRPr="000767CC">
        <w:rPr>
          <w:rFonts w:ascii="Arial" w:hAnsi="Arial" w:cs="Arial"/>
          <w:noProof/>
          <w:sz w:val="20"/>
          <w:szCs w:val="20"/>
        </w:rPr>
        <w:fldChar w:fldCharType="end"/>
      </w:r>
    </w:p>
    <w:p xmlns:wp14="http://schemas.microsoft.com/office/word/2010/wordml" w:rsidRPr="000767CC" w:rsidR="00410401" w:rsidRDefault="00410401" w14:paraId="68FF0D6F" wp14:textId="77777777">
      <w:pPr>
        <w:pStyle w:val="TOC1"/>
        <w:tabs>
          <w:tab w:val="left" w:pos="400"/>
          <w:tab w:val="right" w:leader="middleDot" w:pos="9019"/>
        </w:tabs>
        <w:rPr>
          <w:rFonts w:ascii="Arial" w:hAnsi="Arial" w:cs="Arial"/>
          <w:bCs w:val="0"/>
          <w:noProof/>
          <w:sz w:val="20"/>
          <w:szCs w:val="20"/>
        </w:rPr>
      </w:pPr>
      <w:r w:rsidRPr="000767CC">
        <w:rPr>
          <w:rFonts w:ascii="Arial" w:hAnsi="Arial" w:cs="Arial"/>
          <w:noProof/>
          <w:sz w:val="20"/>
          <w:szCs w:val="20"/>
        </w:rPr>
        <w:t>9</w:t>
      </w:r>
      <w:r w:rsidRPr="000767CC">
        <w:rPr>
          <w:rFonts w:ascii="Arial" w:hAnsi="Arial" w:cs="Arial"/>
          <w:bCs w:val="0"/>
          <w:noProof/>
          <w:sz w:val="20"/>
          <w:szCs w:val="20"/>
        </w:rPr>
        <w:tab/>
      </w:r>
      <w:r w:rsidRPr="000767CC">
        <w:rPr>
          <w:rFonts w:ascii="Arial" w:hAnsi="Arial" w:cs="Arial"/>
          <w:noProof/>
          <w:sz w:val="20"/>
          <w:szCs w:val="20"/>
        </w:rPr>
        <w:t>Measurement</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_Toc133307169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8</w:t>
      </w:r>
      <w:r w:rsidRPr="000767CC">
        <w:rPr>
          <w:rFonts w:ascii="Arial" w:hAnsi="Arial" w:cs="Arial"/>
          <w:noProof/>
          <w:sz w:val="20"/>
          <w:szCs w:val="20"/>
        </w:rPr>
        <w:fldChar w:fldCharType="end"/>
      </w:r>
    </w:p>
    <w:p xmlns:wp14="http://schemas.microsoft.com/office/word/2010/wordml" w:rsidRPr="000767CC" w:rsidR="00410401" w:rsidRDefault="00410401" w14:paraId="028F7FAA" wp14:textId="77777777">
      <w:pPr>
        <w:pStyle w:val="TOC1"/>
        <w:tabs>
          <w:tab w:val="left" w:pos="600"/>
          <w:tab w:val="right" w:leader="middleDot" w:pos="9019"/>
        </w:tabs>
        <w:rPr>
          <w:rFonts w:ascii="Arial" w:hAnsi="Arial" w:cs="Arial"/>
          <w:bCs w:val="0"/>
          <w:noProof/>
          <w:sz w:val="20"/>
          <w:szCs w:val="20"/>
        </w:rPr>
      </w:pPr>
      <w:r w:rsidRPr="000767CC">
        <w:rPr>
          <w:rFonts w:ascii="Arial" w:hAnsi="Arial" w:cs="Arial"/>
          <w:noProof/>
          <w:sz w:val="20"/>
          <w:szCs w:val="20"/>
        </w:rPr>
        <w:t>10</w:t>
      </w:r>
      <w:r w:rsidRPr="000767CC">
        <w:rPr>
          <w:rFonts w:ascii="Arial" w:hAnsi="Arial" w:cs="Arial"/>
          <w:bCs w:val="0"/>
          <w:noProof/>
          <w:sz w:val="20"/>
          <w:szCs w:val="20"/>
        </w:rPr>
        <w:tab/>
      </w:r>
      <w:r w:rsidRPr="000767CC">
        <w:rPr>
          <w:rFonts w:ascii="Arial" w:hAnsi="Arial" w:cs="Arial"/>
          <w:noProof/>
          <w:sz w:val="20"/>
          <w:szCs w:val="20"/>
        </w:rPr>
        <w:t>Tailoring Guidelines</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_Toc133307170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8</w:t>
      </w:r>
      <w:r w:rsidRPr="000767CC">
        <w:rPr>
          <w:rFonts w:ascii="Arial" w:hAnsi="Arial" w:cs="Arial"/>
          <w:noProof/>
          <w:sz w:val="20"/>
          <w:szCs w:val="20"/>
        </w:rPr>
        <w:fldChar w:fldCharType="end"/>
      </w:r>
    </w:p>
    <w:p xmlns:wp14="http://schemas.microsoft.com/office/word/2010/wordml" w:rsidRPr="000767CC" w:rsidR="00410401" w:rsidRDefault="00410401" w14:paraId="5965FCF7" wp14:textId="77777777">
      <w:pPr>
        <w:pStyle w:val="TOC1"/>
        <w:tabs>
          <w:tab w:val="left" w:pos="600"/>
          <w:tab w:val="right" w:leader="middleDot" w:pos="9019"/>
        </w:tabs>
        <w:rPr>
          <w:rFonts w:ascii="Arial" w:hAnsi="Arial" w:cs="Arial"/>
          <w:bCs w:val="0"/>
          <w:noProof/>
          <w:sz w:val="20"/>
          <w:szCs w:val="20"/>
        </w:rPr>
      </w:pPr>
      <w:r w:rsidRPr="000767CC">
        <w:rPr>
          <w:rFonts w:ascii="Arial" w:hAnsi="Arial" w:cs="Arial"/>
          <w:noProof/>
          <w:sz w:val="20"/>
          <w:szCs w:val="20"/>
        </w:rPr>
        <w:t>11</w:t>
      </w:r>
      <w:r w:rsidRPr="000767CC">
        <w:rPr>
          <w:rFonts w:ascii="Arial" w:hAnsi="Arial" w:cs="Arial"/>
          <w:bCs w:val="0"/>
          <w:noProof/>
          <w:sz w:val="20"/>
          <w:szCs w:val="20"/>
        </w:rPr>
        <w:tab/>
      </w:r>
      <w:r w:rsidRPr="000767CC">
        <w:rPr>
          <w:rFonts w:ascii="Arial" w:hAnsi="Arial" w:cs="Arial"/>
          <w:noProof/>
          <w:sz w:val="20"/>
          <w:szCs w:val="20"/>
        </w:rPr>
        <w:t>Standards Addressed</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_Toc133307171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9</w:t>
      </w:r>
      <w:r w:rsidRPr="000767CC">
        <w:rPr>
          <w:rFonts w:ascii="Arial" w:hAnsi="Arial" w:cs="Arial"/>
          <w:noProof/>
          <w:sz w:val="20"/>
          <w:szCs w:val="20"/>
        </w:rPr>
        <w:fldChar w:fldCharType="end"/>
      </w:r>
    </w:p>
    <w:p xmlns:wp14="http://schemas.microsoft.com/office/word/2010/wordml" w:rsidRPr="000767CC" w:rsidR="00410401" w:rsidRDefault="00410401" w14:paraId="5896645B" wp14:textId="77777777">
      <w:pPr>
        <w:pStyle w:val="TOC1"/>
        <w:tabs>
          <w:tab w:val="right" w:leader="middleDot" w:pos="9019"/>
        </w:tabs>
        <w:rPr>
          <w:rFonts w:ascii="Arial" w:hAnsi="Arial" w:cs="Arial"/>
          <w:bCs w:val="0"/>
          <w:noProof/>
          <w:sz w:val="20"/>
          <w:szCs w:val="20"/>
        </w:rPr>
      </w:pPr>
      <w:r w:rsidRPr="000767CC">
        <w:rPr>
          <w:rFonts w:ascii="Arial" w:hAnsi="Arial" w:cs="Arial"/>
          <w:noProof/>
          <w:sz w:val="20"/>
          <w:szCs w:val="20"/>
        </w:rPr>
        <w:t>Appendix</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_Toc133307172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10</w:t>
      </w:r>
      <w:r w:rsidRPr="000767CC">
        <w:rPr>
          <w:rFonts w:ascii="Arial" w:hAnsi="Arial" w:cs="Arial"/>
          <w:noProof/>
          <w:sz w:val="20"/>
          <w:szCs w:val="20"/>
        </w:rPr>
        <w:fldChar w:fldCharType="end"/>
      </w:r>
    </w:p>
    <w:p xmlns:wp14="http://schemas.microsoft.com/office/word/2010/wordml" w:rsidRPr="000767CC" w:rsidR="00410401" w:rsidRDefault="00410401" w14:paraId="47986EDE" wp14:textId="77777777">
      <w:pPr>
        <w:pStyle w:val="TOC1"/>
        <w:tabs>
          <w:tab w:val="right" w:leader="middleDot" w:pos="9019"/>
        </w:tabs>
        <w:rPr>
          <w:rFonts w:ascii="Arial" w:hAnsi="Arial" w:cs="Arial"/>
          <w:bCs w:val="0"/>
          <w:noProof/>
          <w:sz w:val="20"/>
          <w:szCs w:val="20"/>
        </w:rPr>
      </w:pPr>
      <w:r w:rsidRPr="000767CC">
        <w:rPr>
          <w:rFonts w:ascii="Arial" w:hAnsi="Arial" w:cs="Arial"/>
          <w:noProof/>
          <w:sz w:val="20"/>
          <w:szCs w:val="20"/>
        </w:rPr>
        <w:t>Revision History</w:t>
      </w:r>
      <w:r w:rsidRPr="000767CC">
        <w:rPr>
          <w:rFonts w:ascii="Arial" w:hAnsi="Arial" w:cs="Arial"/>
          <w:noProof/>
          <w:sz w:val="20"/>
          <w:szCs w:val="20"/>
        </w:rPr>
        <w:tab/>
      </w:r>
      <w:r w:rsidRPr="000767CC">
        <w:rPr>
          <w:rFonts w:ascii="Arial" w:hAnsi="Arial" w:cs="Arial"/>
          <w:noProof/>
          <w:sz w:val="20"/>
          <w:szCs w:val="20"/>
        </w:rPr>
        <w:fldChar w:fldCharType="begin"/>
      </w:r>
      <w:r w:rsidRPr="000767CC">
        <w:rPr>
          <w:rFonts w:ascii="Arial" w:hAnsi="Arial" w:cs="Arial"/>
          <w:noProof/>
          <w:sz w:val="20"/>
          <w:szCs w:val="20"/>
        </w:rPr>
        <w:instrText xml:space="preserve"> PAGEREF _Toc133307173 \h </w:instrText>
      </w:r>
      <w:r w:rsidRPr="000767CC" w:rsidR="00342260">
        <w:rPr>
          <w:rFonts w:ascii="Arial" w:hAnsi="Arial" w:cs="Arial"/>
          <w:noProof/>
          <w:sz w:val="20"/>
          <w:szCs w:val="20"/>
        </w:rPr>
      </w:r>
      <w:r w:rsidRPr="000767CC">
        <w:rPr>
          <w:rFonts w:ascii="Arial" w:hAnsi="Arial" w:cs="Arial"/>
          <w:noProof/>
          <w:sz w:val="20"/>
          <w:szCs w:val="20"/>
        </w:rPr>
        <w:fldChar w:fldCharType="separate"/>
      </w:r>
      <w:r w:rsidR="00F01815">
        <w:rPr>
          <w:rFonts w:ascii="Arial" w:hAnsi="Arial" w:cs="Arial"/>
          <w:noProof/>
          <w:sz w:val="20"/>
          <w:szCs w:val="20"/>
        </w:rPr>
        <w:t>10</w:t>
      </w:r>
      <w:r w:rsidRPr="000767CC">
        <w:rPr>
          <w:rFonts w:ascii="Arial" w:hAnsi="Arial" w:cs="Arial"/>
          <w:noProof/>
          <w:sz w:val="20"/>
          <w:szCs w:val="20"/>
        </w:rPr>
        <w:fldChar w:fldCharType="end"/>
      </w:r>
    </w:p>
    <w:p xmlns:wp14="http://schemas.microsoft.com/office/word/2010/wordml" w:rsidR="00342260" w:rsidRDefault="00342260" w14:paraId="6B699379" wp14:textId="77777777">
      <w:pPr>
        <w:rPr>
          <w:rStyle w:val="StyleComplexArial"/>
        </w:rPr>
      </w:pPr>
      <w:r w:rsidRPr="000767CC">
        <w:rPr>
          <w:rFonts w:ascii="Arial" w:hAnsi="Arial" w:cs="Arial"/>
          <w:caps/>
          <w:sz w:val="20"/>
          <w:szCs w:val="20"/>
        </w:rPr>
        <w:fldChar w:fldCharType="end"/>
      </w:r>
      <w:bookmarkStart w:name="_Toc358554573" w:id="6"/>
      <w:bookmarkStart w:name="_Toc373640242" w:id="7"/>
      <w:bookmarkStart w:name="_Toc375537879" w:id="8"/>
      <w:bookmarkStart w:name="_Toc375538252" w:id="9"/>
      <w:bookmarkStart w:name="_Toc399318553" w:id="10"/>
      <w:bookmarkEnd w:id="3"/>
      <w:bookmarkEnd w:id="4"/>
      <w:bookmarkEnd w:id="5"/>
    </w:p>
    <w:p xmlns:wp14="http://schemas.microsoft.com/office/word/2010/wordml" w:rsidR="00342260" w:rsidRDefault="00342260" w14:paraId="3E7A9F1C" wp14:textId="77777777">
      <w:pPr>
        <w:pStyle w:val="Heading1"/>
        <w:rPr>
          <w:rFonts w:ascii="Arial" w:hAnsi="Arial"/>
          <w:sz w:val="32"/>
        </w:rPr>
      </w:pPr>
      <w:r w:rsidRPr="080F880C">
        <w:rPr>
          <w:rFonts w:ascii="Arial" w:hAnsi="Arial"/>
        </w:rPr>
        <w:br w:type="page"/>
      </w:r>
      <w:bookmarkStart w:name="_Toc118042248" w:id="11"/>
      <w:bookmarkStart w:name="_Toc118042349" w:id="12"/>
      <w:bookmarkStart w:name="_Toc133307146" w:id="13"/>
      <w:bookmarkEnd w:id="11"/>
      <w:bookmarkEnd w:id="12"/>
      <w:r w:rsidRPr="080F880C" w:rsidR="00342260">
        <w:rPr>
          <w:rFonts w:ascii="Arial" w:hAnsi="Arial"/>
          <w:sz w:val="32"/>
          <w:szCs w:val="32"/>
        </w:rPr>
        <w:t>Introduction</w:t>
      </w:r>
      <w:bookmarkEnd w:id="6"/>
      <w:bookmarkEnd w:id="7"/>
      <w:bookmarkEnd w:id="8"/>
      <w:bookmarkEnd w:id="9"/>
      <w:bookmarkEnd w:id="10"/>
      <w:bookmarkEnd w:id="13"/>
    </w:p>
    <w:p xmlns:wp14="http://schemas.microsoft.com/office/word/2010/wordml" w:rsidR="00342260" w:rsidP="080F880C" w:rsidRDefault="00342260" w14:paraId="5EEFCD77" wp14:textId="12D8A4EC">
      <w:pPr>
        <w:pStyle w:val="Heading1"/>
        <w:widowControl w:val="0"/>
        <w:numPr>
          <w:numId w:val="0"/>
        </w:numPr>
        <w:spacing w:before="240" w:after="60"/>
        <w:ind w:left="0"/>
        <w:rPr>
          <w:rFonts w:ascii="Arial" w:hAnsi="Arial" w:eastAsia="Arial" w:cs="Arial"/>
          <w:b w:val="1"/>
          <w:bCs w:val="1"/>
          <w:i w:val="0"/>
          <w:iCs w:val="0"/>
          <w:caps w:val="0"/>
          <w:smallCaps w:val="0"/>
          <w:noProof w:val="0"/>
          <w:color w:val="D13438"/>
          <w:sz w:val="28"/>
          <w:szCs w:val="28"/>
          <w:lang w:val="en-US"/>
        </w:rPr>
      </w:pPr>
      <w:r w:rsidRPr="080F880C" w:rsidR="2E0F44A5">
        <w:rPr>
          <w:rFonts w:ascii="Arial" w:hAnsi="Arial" w:eastAsia="Arial" w:cs="Arial"/>
          <w:b w:val="0"/>
          <w:bCs w:val="0"/>
          <w:i w:val="0"/>
          <w:iCs w:val="0"/>
          <w:caps w:val="0"/>
          <w:smallCaps w:val="0"/>
          <w:noProof w:val="0"/>
          <w:color w:val="000000" w:themeColor="text1" w:themeTint="FF" w:themeShade="FF"/>
          <w:sz w:val="28"/>
          <w:szCs w:val="28"/>
          <w:lang w:val="en-US"/>
        </w:rPr>
        <w:t xml:space="preserve">CHATY is a social-networking tool that </w:t>
      </w:r>
      <w:r w:rsidRPr="080F880C" w:rsidR="2E0F44A5">
        <w:rPr>
          <w:rFonts w:ascii="Arial" w:hAnsi="Arial" w:eastAsia="Arial" w:cs="Arial"/>
          <w:b w:val="0"/>
          <w:bCs w:val="0"/>
          <w:i w:val="0"/>
          <w:iCs w:val="0"/>
          <w:caps w:val="0"/>
          <w:smallCaps w:val="0"/>
          <w:noProof w:val="0"/>
          <w:color w:val="000000" w:themeColor="text1" w:themeTint="FF" w:themeShade="FF"/>
          <w:sz w:val="28"/>
          <w:szCs w:val="28"/>
          <w:lang w:val="en-US"/>
        </w:rPr>
        <w:t>leverages</w:t>
      </w:r>
      <w:r w:rsidRPr="080F880C" w:rsidR="2E0F44A5">
        <w:rPr>
          <w:rFonts w:ascii="Arial" w:hAnsi="Arial" w:eastAsia="Arial" w:cs="Arial"/>
          <w:b w:val="0"/>
          <w:bCs w:val="0"/>
          <w:i w:val="0"/>
          <w:iCs w:val="0"/>
          <w:caps w:val="0"/>
          <w:smallCaps w:val="0"/>
          <w:noProof w:val="0"/>
          <w:color w:val="000000" w:themeColor="text1" w:themeTint="FF" w:themeShade="FF"/>
          <w:sz w:val="28"/>
          <w:szCs w:val="28"/>
          <w:lang w:val="en-US"/>
        </w:rPr>
        <w:t xml:space="preserve"> technology advancement thereby allowing its users to communicate and share media. It offers a wonderful one-stop shopping experience for </w:t>
      </w:r>
      <w:r w:rsidRPr="080F880C" w:rsidR="2E0F44A5">
        <w:rPr>
          <w:rFonts w:ascii="Arial" w:hAnsi="Arial" w:eastAsia="Arial" w:cs="Arial"/>
          <w:b w:val="0"/>
          <w:bCs w:val="0"/>
          <w:i w:val="0"/>
          <w:iCs w:val="0"/>
          <w:caps w:val="0"/>
          <w:smallCaps w:val="0"/>
          <w:noProof w:val="0"/>
          <w:color w:val="000000" w:themeColor="text1" w:themeTint="FF" w:themeShade="FF"/>
          <w:sz w:val="28"/>
          <w:szCs w:val="28"/>
          <w:lang w:val="en-US"/>
        </w:rPr>
        <w:t>keeping in touch</w:t>
      </w:r>
      <w:r w:rsidRPr="080F880C" w:rsidR="2E0F44A5">
        <w:rPr>
          <w:rFonts w:ascii="Arial" w:hAnsi="Arial" w:eastAsia="Arial" w:cs="Arial"/>
          <w:b w:val="0"/>
          <w:bCs w:val="0"/>
          <w:i w:val="0"/>
          <w:iCs w:val="0"/>
          <w:caps w:val="0"/>
          <w:smallCaps w:val="0"/>
          <w:noProof w:val="0"/>
          <w:color w:val="000000" w:themeColor="text1" w:themeTint="FF" w:themeShade="FF"/>
          <w:sz w:val="28"/>
          <w:szCs w:val="28"/>
          <w:lang w:val="en-US"/>
        </w:rPr>
        <w:t xml:space="preserve"> with people you know. It can be used for messaging, placing voice messages, making voice and video calls, share updates and photos, share locations, enhance local socializing in pidgin English, play games and make monetary financial transactions.</w:t>
      </w:r>
    </w:p>
    <w:p xmlns:wp14="http://schemas.microsoft.com/office/word/2010/wordml" w:rsidR="00342260" w:rsidP="080F880C" w:rsidRDefault="00342260" w14:paraId="53A8D3AD" wp14:textId="1B1BBC20">
      <w:pPr>
        <w:rPr>
          <w:rFonts w:ascii="Arial" w:hAnsi="Arial" w:eastAsia="Arial" w:cs="Arial"/>
          <w:b w:val="0"/>
          <w:bCs w:val="0"/>
          <w:i w:val="0"/>
          <w:iCs w:val="0"/>
          <w:caps w:val="0"/>
          <w:smallCaps w:val="0"/>
          <w:noProof w:val="0"/>
          <w:color w:val="D13438"/>
          <w:sz w:val="20"/>
          <w:szCs w:val="20"/>
          <w:lang w:val="en-US"/>
        </w:rPr>
      </w:pPr>
    </w:p>
    <w:p xmlns:wp14="http://schemas.microsoft.com/office/word/2010/wordml" w:rsidR="00342260" w:rsidP="080F880C" w:rsidRDefault="00342260" w14:paraId="5F26119A" wp14:textId="41907685">
      <w:pPr>
        <w:pStyle w:val="Normal"/>
        <w:jc w:val="both"/>
        <w:rPr>
          <w:rStyle w:val="StyleComplexArial"/>
        </w:rPr>
      </w:pPr>
    </w:p>
    <w:p xmlns:wp14="http://schemas.microsoft.com/office/word/2010/wordml" w:rsidR="00342260" w:rsidRDefault="00342260" w14:paraId="65557CF7" wp14:textId="77777777">
      <w:pPr>
        <w:pStyle w:val="Heading2"/>
        <w:tabs>
          <w:tab w:val="clear" w:pos="792"/>
        </w:tabs>
        <w:ind w:left="0" w:firstLine="0"/>
        <w:rPr>
          <w:rFonts w:ascii="Arial" w:hAnsi="Arial" w:cs="Arial"/>
        </w:rPr>
      </w:pPr>
      <w:bookmarkStart w:name="_Toc358554574" w:id="14"/>
      <w:bookmarkStart w:name="_Toc373640243" w:id="15"/>
      <w:bookmarkStart w:name="_Toc375537880" w:id="16"/>
      <w:bookmarkStart w:name="_Toc375538253" w:id="17"/>
      <w:bookmarkStart w:name="_Toc399318554" w:id="18"/>
      <w:bookmarkStart w:name="_Toc133307147" w:id="19"/>
      <w:r>
        <w:rPr>
          <w:rFonts w:ascii="Arial" w:hAnsi="Arial" w:cs="Arial"/>
        </w:rPr>
        <w:t>Definitions/Acronyms/Abbreviations</w:t>
      </w:r>
      <w:bookmarkEnd w:id="19"/>
      <w:r>
        <w:rPr>
          <w:rFonts w:ascii="Arial" w:hAnsi="Arial" w:cs="Arial"/>
        </w:rPr>
        <w:t xml:space="preserve"> </w:t>
      </w:r>
    </w:p>
    <w:tbl>
      <w:tblPr>
        <w:tblW w:w="0" w:type="auto"/>
        <w:tblInd w:w="10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Look w:val="0000" w:firstRow="0" w:lastRow="0" w:firstColumn="0" w:lastColumn="0" w:noHBand="0" w:noVBand="0"/>
      </w:tblPr>
      <w:tblGrid>
        <w:gridCol w:w="2250"/>
        <w:gridCol w:w="6840"/>
      </w:tblGrid>
      <w:tr xmlns:wp14="http://schemas.microsoft.com/office/word/2010/wordml" w:rsidR="00342260" w14:paraId="672F6D42" wp14:textId="77777777">
        <w:tblPrEx>
          <w:tblCellMar>
            <w:top w:w="0" w:type="dxa"/>
            <w:bottom w:w="0" w:type="dxa"/>
          </w:tblCellMar>
        </w:tblPrEx>
        <w:tc>
          <w:tcPr>
            <w:tcW w:w="2250" w:type="dxa"/>
            <w:shd w:val="pct15" w:color="auto" w:fill="FFFFFF"/>
          </w:tcPr>
          <w:p w:rsidR="00342260" w:rsidRDefault="00342260" w14:paraId="0CEB4B25" wp14:textId="77777777">
            <w:pPr>
              <w:jc w:val="center"/>
              <w:rPr>
                <w:rFonts w:ascii="Arial" w:hAnsi="Arial" w:cs="Arial"/>
                <w:b/>
                <w:sz w:val="20"/>
                <w:szCs w:val="20"/>
              </w:rPr>
            </w:pPr>
            <w:r>
              <w:rPr>
                <w:rFonts w:ascii="Arial" w:hAnsi="Arial" w:cs="Arial"/>
                <w:b/>
                <w:sz w:val="20"/>
                <w:szCs w:val="20"/>
              </w:rPr>
              <w:t>Term</w:t>
            </w:r>
          </w:p>
        </w:tc>
        <w:tc>
          <w:tcPr>
            <w:tcW w:w="6840" w:type="dxa"/>
            <w:shd w:val="pct15" w:color="auto" w:fill="FFFFFF"/>
          </w:tcPr>
          <w:p w:rsidR="00342260" w:rsidRDefault="00342260" w14:paraId="31FF54C8" wp14:textId="77777777">
            <w:pPr>
              <w:jc w:val="center"/>
              <w:rPr>
                <w:rFonts w:ascii="Arial" w:hAnsi="Arial" w:cs="Arial"/>
                <w:b/>
                <w:sz w:val="20"/>
                <w:szCs w:val="20"/>
              </w:rPr>
            </w:pPr>
            <w:r>
              <w:rPr>
                <w:rFonts w:ascii="Arial" w:hAnsi="Arial" w:cs="Arial"/>
                <w:b/>
                <w:sz w:val="20"/>
                <w:szCs w:val="20"/>
              </w:rPr>
              <w:t>Description</w:t>
            </w:r>
          </w:p>
        </w:tc>
      </w:tr>
      <w:tr xmlns:wp14="http://schemas.microsoft.com/office/word/2010/wordml" w:rsidR="00342260" w14:paraId="1D9420D0" wp14:textId="77777777">
        <w:tblPrEx>
          <w:tblCellMar>
            <w:top w:w="0" w:type="dxa"/>
            <w:bottom w:w="0" w:type="dxa"/>
          </w:tblCellMar>
        </w:tblPrEx>
        <w:tc>
          <w:tcPr>
            <w:tcW w:w="2250" w:type="dxa"/>
          </w:tcPr>
          <w:p w:rsidR="00342260" w:rsidRDefault="00342260" w14:paraId="6632DFF0" wp14:textId="77777777">
            <w:pPr>
              <w:rPr>
                <w:rFonts w:ascii="Arial" w:hAnsi="Arial" w:cs="Arial"/>
                <w:b/>
                <w:sz w:val="20"/>
                <w:szCs w:val="20"/>
              </w:rPr>
            </w:pPr>
            <w:r>
              <w:rPr>
                <w:rFonts w:ascii="Arial" w:hAnsi="Arial" w:cs="Arial"/>
                <w:b/>
                <w:sz w:val="20"/>
                <w:szCs w:val="20"/>
              </w:rPr>
              <w:t>SRS</w:t>
            </w:r>
          </w:p>
        </w:tc>
        <w:tc>
          <w:tcPr>
            <w:tcW w:w="6840" w:type="dxa"/>
          </w:tcPr>
          <w:p w:rsidR="00342260" w:rsidRDefault="00342260" w14:paraId="48351E6D" wp14:textId="77777777">
            <w:pPr>
              <w:rPr>
                <w:rStyle w:val="StyleComplexArial"/>
                <w:szCs w:val="20"/>
              </w:rPr>
            </w:pPr>
            <w:r>
              <w:rPr>
                <w:rStyle w:val="StyleComplexArial"/>
                <w:szCs w:val="20"/>
              </w:rPr>
              <w:t>System Requirements Specification</w:t>
            </w:r>
          </w:p>
        </w:tc>
      </w:tr>
      <w:tr xmlns:wp14="http://schemas.microsoft.com/office/word/2010/wordml" w:rsidR="00342260" w14:paraId="60D211A4" wp14:textId="77777777">
        <w:tblPrEx>
          <w:tblCellMar>
            <w:top w:w="0" w:type="dxa"/>
            <w:bottom w:w="0" w:type="dxa"/>
          </w:tblCellMar>
        </w:tblPrEx>
        <w:tc>
          <w:tcPr>
            <w:tcW w:w="2250" w:type="dxa"/>
          </w:tcPr>
          <w:p w:rsidR="00342260" w:rsidRDefault="00342260" w14:paraId="5CC52CBF" wp14:textId="77777777">
            <w:pPr>
              <w:rPr>
                <w:rFonts w:ascii="Arial" w:hAnsi="Arial" w:cs="Arial"/>
                <w:b/>
                <w:sz w:val="20"/>
                <w:szCs w:val="20"/>
              </w:rPr>
            </w:pPr>
            <w:r>
              <w:rPr>
                <w:rFonts w:ascii="Arial" w:hAnsi="Arial" w:cs="Arial"/>
                <w:b/>
                <w:sz w:val="20"/>
                <w:szCs w:val="20"/>
              </w:rPr>
              <w:t>PM</w:t>
            </w:r>
          </w:p>
        </w:tc>
        <w:tc>
          <w:tcPr>
            <w:tcW w:w="6840" w:type="dxa"/>
          </w:tcPr>
          <w:p w:rsidR="00342260" w:rsidRDefault="00342260" w14:paraId="5CE64C25" wp14:textId="77777777">
            <w:pPr>
              <w:rPr>
                <w:rStyle w:val="StyleComplexArial"/>
                <w:szCs w:val="20"/>
              </w:rPr>
            </w:pPr>
            <w:r>
              <w:rPr>
                <w:rStyle w:val="StyleComplexArial"/>
                <w:szCs w:val="20"/>
              </w:rPr>
              <w:t>Project Manager</w:t>
            </w:r>
          </w:p>
        </w:tc>
      </w:tr>
      <w:tr xmlns:wp14="http://schemas.microsoft.com/office/word/2010/wordml" w:rsidR="00342260" w14:paraId="73201D4B" wp14:textId="77777777">
        <w:tblPrEx>
          <w:tblCellMar>
            <w:top w:w="0" w:type="dxa"/>
            <w:bottom w:w="0" w:type="dxa"/>
          </w:tblCellMar>
        </w:tblPrEx>
        <w:tc>
          <w:tcPr>
            <w:tcW w:w="2250" w:type="dxa"/>
          </w:tcPr>
          <w:p w:rsidR="00342260" w:rsidRDefault="00342260" w14:paraId="09EC2B6A" wp14:textId="77777777">
            <w:pPr>
              <w:rPr>
                <w:rFonts w:ascii="Arial" w:hAnsi="Arial" w:cs="Arial"/>
                <w:b/>
                <w:sz w:val="20"/>
                <w:szCs w:val="20"/>
              </w:rPr>
            </w:pPr>
            <w:r>
              <w:rPr>
                <w:rFonts w:ascii="Arial" w:hAnsi="Arial" w:cs="Arial"/>
                <w:b/>
                <w:sz w:val="20"/>
                <w:szCs w:val="20"/>
              </w:rPr>
              <w:t>SOW</w:t>
            </w:r>
          </w:p>
        </w:tc>
        <w:tc>
          <w:tcPr>
            <w:tcW w:w="6840" w:type="dxa"/>
          </w:tcPr>
          <w:p w:rsidR="00342260" w:rsidRDefault="00342260" w14:paraId="2CE68B75" wp14:textId="77777777">
            <w:pPr>
              <w:rPr>
                <w:rStyle w:val="StyleComplexArial"/>
                <w:szCs w:val="20"/>
              </w:rPr>
            </w:pPr>
            <w:r>
              <w:rPr>
                <w:rStyle w:val="StyleComplexArial"/>
                <w:szCs w:val="20"/>
              </w:rPr>
              <w:t>Statement of Work</w:t>
            </w:r>
          </w:p>
        </w:tc>
      </w:tr>
      <w:tr xmlns:wp14="http://schemas.microsoft.com/office/word/2010/wordml" w:rsidR="00CC0DA5" w14:paraId="6DA6E6D7" wp14:textId="77777777">
        <w:tblPrEx>
          <w:tblCellMar>
            <w:top w:w="0" w:type="dxa"/>
            <w:bottom w:w="0" w:type="dxa"/>
          </w:tblCellMar>
        </w:tblPrEx>
        <w:tc>
          <w:tcPr>
            <w:tcW w:w="2250" w:type="dxa"/>
          </w:tcPr>
          <w:p w:rsidRPr="00232093" w:rsidR="00CC0DA5" w:rsidRDefault="00CC0DA5" w14:paraId="65DDB583" wp14:textId="77777777">
            <w:pPr>
              <w:rPr>
                <w:rFonts w:ascii="Arial" w:hAnsi="Arial" w:cs="Arial"/>
                <w:b/>
                <w:sz w:val="20"/>
                <w:szCs w:val="20"/>
              </w:rPr>
            </w:pPr>
            <w:r w:rsidRPr="00232093">
              <w:rPr>
                <w:rFonts w:ascii="Arial" w:hAnsi="Arial" w:cs="Arial"/>
                <w:b/>
                <w:sz w:val="20"/>
                <w:szCs w:val="20"/>
              </w:rPr>
              <w:t>CCB</w:t>
            </w:r>
          </w:p>
        </w:tc>
        <w:tc>
          <w:tcPr>
            <w:tcW w:w="6840" w:type="dxa"/>
          </w:tcPr>
          <w:p w:rsidRPr="00EB3785" w:rsidR="00CC0DA5" w:rsidRDefault="00EB3785" w14:paraId="27C5782B" wp14:textId="77777777">
            <w:pPr>
              <w:rPr>
                <w:rFonts w:ascii="Arial" w:hAnsi="Arial" w:cs="Arial"/>
                <w:sz w:val="20"/>
                <w:szCs w:val="20"/>
              </w:rPr>
            </w:pPr>
            <w:r w:rsidRPr="00EB3785">
              <w:rPr>
                <w:rFonts w:ascii="Arial" w:hAnsi="Arial" w:cs="Arial"/>
                <w:sz w:val="20"/>
                <w:szCs w:val="20"/>
              </w:rPr>
              <w:t>Change Control Board</w:t>
            </w:r>
          </w:p>
        </w:tc>
      </w:tr>
      <w:tr xmlns:wp14="http://schemas.microsoft.com/office/word/2010/wordml" w:rsidR="00CC0DA5" w14:paraId="403ED51B" wp14:textId="77777777">
        <w:tblPrEx>
          <w:tblCellMar>
            <w:top w:w="0" w:type="dxa"/>
            <w:bottom w:w="0" w:type="dxa"/>
          </w:tblCellMar>
        </w:tblPrEx>
        <w:tc>
          <w:tcPr>
            <w:tcW w:w="2250" w:type="dxa"/>
          </w:tcPr>
          <w:p w:rsidRPr="00232093" w:rsidR="00CC0DA5" w:rsidRDefault="00CC0DA5" w14:paraId="1F11A5FD" wp14:textId="77777777">
            <w:pPr>
              <w:rPr>
                <w:rFonts w:ascii="Arial" w:hAnsi="Arial" w:cs="Arial"/>
                <w:b/>
                <w:sz w:val="20"/>
                <w:szCs w:val="20"/>
              </w:rPr>
            </w:pPr>
            <w:r w:rsidRPr="00232093">
              <w:rPr>
                <w:rFonts w:ascii="Arial" w:hAnsi="Arial" w:cs="Arial"/>
                <w:b/>
                <w:sz w:val="20"/>
                <w:szCs w:val="20"/>
              </w:rPr>
              <w:t>QMG</w:t>
            </w:r>
          </w:p>
        </w:tc>
        <w:tc>
          <w:tcPr>
            <w:tcW w:w="6840" w:type="dxa"/>
          </w:tcPr>
          <w:p w:rsidRPr="00EB3785" w:rsidR="00CC0DA5" w:rsidRDefault="00CC0DA5" w14:paraId="323A5CD3" wp14:textId="77777777">
            <w:pPr>
              <w:rPr>
                <w:rStyle w:val="StyleComplexArial"/>
                <w:szCs w:val="20"/>
              </w:rPr>
            </w:pPr>
            <w:r w:rsidRPr="00EB3785">
              <w:rPr>
                <w:rFonts w:ascii="Arial" w:hAnsi="Arial" w:cs="Arial"/>
                <w:sz w:val="20"/>
                <w:szCs w:val="20"/>
              </w:rPr>
              <w:t>Quality Management Group</w:t>
            </w:r>
          </w:p>
        </w:tc>
      </w:tr>
      <w:tr xmlns:wp14="http://schemas.microsoft.com/office/word/2010/wordml" w:rsidR="00342260" w14:paraId="3DCAF35D" wp14:textId="77777777">
        <w:tblPrEx>
          <w:tblCellMar>
            <w:top w:w="0" w:type="dxa"/>
            <w:bottom w:w="0" w:type="dxa"/>
          </w:tblCellMar>
        </w:tblPrEx>
        <w:tc>
          <w:tcPr>
            <w:tcW w:w="2250" w:type="dxa"/>
          </w:tcPr>
          <w:p w:rsidR="00342260" w:rsidRDefault="00342260" w14:paraId="219413DF" wp14:textId="77777777">
            <w:pPr>
              <w:rPr>
                <w:rFonts w:ascii="Arial" w:hAnsi="Arial" w:cs="Arial"/>
                <w:b/>
                <w:sz w:val="20"/>
                <w:szCs w:val="20"/>
              </w:rPr>
            </w:pPr>
            <w:r>
              <w:rPr>
                <w:rFonts w:ascii="Arial" w:hAnsi="Arial" w:cs="Arial"/>
                <w:b/>
                <w:sz w:val="20"/>
                <w:szCs w:val="20"/>
              </w:rPr>
              <w:t>RFP</w:t>
            </w:r>
          </w:p>
        </w:tc>
        <w:tc>
          <w:tcPr>
            <w:tcW w:w="6840" w:type="dxa"/>
          </w:tcPr>
          <w:p w:rsidR="00342260" w:rsidRDefault="00342260" w14:paraId="4101412E" wp14:textId="77777777">
            <w:pPr>
              <w:rPr>
                <w:rStyle w:val="StyleComplexArial"/>
                <w:szCs w:val="20"/>
              </w:rPr>
            </w:pPr>
            <w:r>
              <w:rPr>
                <w:rStyle w:val="StyleComplexArial"/>
                <w:szCs w:val="20"/>
              </w:rPr>
              <w:t>Request for Proposal</w:t>
            </w:r>
          </w:p>
        </w:tc>
      </w:tr>
      <w:tr xmlns:wp14="http://schemas.microsoft.com/office/word/2010/wordml" w:rsidR="00342260" w14:paraId="5C34ADBA" wp14:textId="77777777">
        <w:tblPrEx>
          <w:tblCellMar>
            <w:top w:w="0" w:type="dxa"/>
            <w:bottom w:w="0" w:type="dxa"/>
          </w:tblCellMar>
        </w:tblPrEx>
        <w:tc>
          <w:tcPr>
            <w:tcW w:w="2250" w:type="dxa"/>
          </w:tcPr>
          <w:p w:rsidR="00342260" w:rsidRDefault="00342260" w14:paraId="56F8574A" wp14:textId="77777777">
            <w:pPr>
              <w:rPr>
                <w:rFonts w:ascii="Arial" w:hAnsi="Arial" w:cs="Arial"/>
                <w:b/>
                <w:sz w:val="20"/>
                <w:szCs w:val="20"/>
              </w:rPr>
            </w:pPr>
            <w:r>
              <w:rPr>
                <w:rFonts w:ascii="Arial" w:hAnsi="Arial" w:cs="Arial"/>
                <w:b/>
                <w:sz w:val="20"/>
                <w:szCs w:val="20"/>
              </w:rPr>
              <w:t>CR</w:t>
            </w:r>
          </w:p>
        </w:tc>
        <w:tc>
          <w:tcPr>
            <w:tcW w:w="6840" w:type="dxa"/>
          </w:tcPr>
          <w:p w:rsidR="00342260" w:rsidRDefault="00342260" w14:paraId="550FCECF" wp14:textId="77777777">
            <w:pPr>
              <w:rPr>
                <w:rStyle w:val="StyleComplexArial"/>
                <w:szCs w:val="20"/>
              </w:rPr>
            </w:pPr>
            <w:r>
              <w:rPr>
                <w:rStyle w:val="StyleComplexArial"/>
                <w:szCs w:val="20"/>
              </w:rPr>
              <w:t>Change Request</w:t>
            </w:r>
          </w:p>
        </w:tc>
      </w:tr>
    </w:tbl>
    <w:p xmlns:wp14="http://schemas.microsoft.com/office/word/2010/wordml" w:rsidR="00342260" w:rsidRDefault="00342260" w14:paraId="106DD217" wp14:textId="77777777">
      <w:pPr>
        <w:pStyle w:val="Heading2"/>
        <w:rPr>
          <w:rFonts w:ascii="Arial" w:hAnsi="Arial" w:cs="Arial"/>
        </w:rPr>
      </w:pPr>
      <w:bookmarkStart w:name="_Toc133307148" w:id="20"/>
      <w:r w:rsidRPr="080F880C" w:rsidR="00342260">
        <w:rPr>
          <w:rFonts w:ascii="Arial" w:hAnsi="Arial" w:cs="Arial"/>
        </w:rPr>
        <w:t>Objectives</w:t>
      </w:r>
      <w:bookmarkEnd w:id="14"/>
      <w:bookmarkEnd w:id="15"/>
      <w:bookmarkEnd w:id="16"/>
      <w:bookmarkEnd w:id="17"/>
      <w:bookmarkEnd w:id="18"/>
      <w:bookmarkEnd w:id="20"/>
    </w:p>
    <w:p w:rsidR="0D15461C" w:rsidP="080F880C" w:rsidRDefault="0D15461C" w14:paraId="3478CF2F" w14:textId="2203A72D">
      <w:pPr>
        <w:rPr>
          <w:rFonts w:ascii="Times New Roman" w:hAnsi="Times New Roman" w:eastAsia="Times New Roman" w:cs="Times New Roman"/>
          <w:noProof w:val="0"/>
          <w:sz w:val="24"/>
          <w:szCs w:val="24"/>
          <w:lang w:val="en-US"/>
        </w:rPr>
      </w:pPr>
      <w:r w:rsidRPr="080F880C" w:rsidR="0D15461C">
        <w:rPr>
          <w:rFonts w:ascii="Arial" w:hAnsi="Arial" w:eastAsia="Arial" w:cs="Arial"/>
          <w:b w:val="0"/>
          <w:bCs w:val="0"/>
          <w:i w:val="0"/>
          <w:iCs w:val="0"/>
          <w:caps w:val="0"/>
          <w:smallCaps w:val="0"/>
          <w:noProof w:val="0"/>
          <w:color w:val="000000" w:themeColor="text1" w:themeTint="FF" w:themeShade="FF"/>
          <w:sz w:val="28"/>
          <w:szCs w:val="28"/>
          <w:lang w:val="en-US"/>
        </w:rPr>
        <w:t>CHATTY enormous social power will be let loosed as it will translate to become one of the main ways people will have to communicate in Nigeria and sub-Sahara Africa. Even when doing business, people will prefer CHATTY to email. With inbuilt plug ins that allow individuals to load pictures and videos and their contacts can make comments about them.</w:t>
      </w:r>
    </w:p>
    <w:p w:rsidR="080F880C" w:rsidP="080F880C" w:rsidRDefault="080F880C" w14:paraId="0F28276C" w14:textId="758A2322">
      <w:pPr>
        <w:pStyle w:val="Normal"/>
      </w:pPr>
    </w:p>
    <w:p xmlns:wp14="http://schemas.microsoft.com/office/word/2010/wordml" w:rsidR="00342260" w:rsidRDefault="00342260" w14:paraId="451381E3" wp14:textId="77777777">
      <w:pPr>
        <w:pStyle w:val="Heading2"/>
        <w:rPr>
          <w:rFonts w:ascii="Arial" w:hAnsi="Arial" w:cs="Arial"/>
        </w:rPr>
      </w:pPr>
      <w:bookmarkStart w:name="_Toc358554575" w:id="21"/>
      <w:bookmarkStart w:name="_Toc373640244" w:id="22"/>
      <w:bookmarkStart w:name="_Toc375537881" w:id="23"/>
      <w:bookmarkStart w:name="_Toc375538254" w:id="24"/>
      <w:bookmarkStart w:name="_Toc399318555" w:id="25"/>
      <w:bookmarkStart w:name="_Toc133307149" w:id="26"/>
      <w:r w:rsidRPr="080F880C" w:rsidR="00342260">
        <w:rPr>
          <w:rFonts w:ascii="Arial" w:hAnsi="Arial" w:cs="Arial"/>
        </w:rPr>
        <w:t>Scope</w:t>
      </w:r>
      <w:bookmarkEnd w:id="21"/>
      <w:bookmarkEnd w:id="22"/>
      <w:bookmarkEnd w:id="23"/>
      <w:bookmarkEnd w:id="24"/>
      <w:bookmarkEnd w:id="25"/>
      <w:bookmarkEnd w:id="26"/>
      <w:r w:rsidRPr="080F880C" w:rsidR="00342260">
        <w:rPr>
          <w:rFonts w:ascii="Arial" w:hAnsi="Arial" w:cs="Arial"/>
        </w:rPr>
        <w:t xml:space="preserve"> </w:t>
      </w:r>
    </w:p>
    <w:p w:rsidR="4C9A9A35" w:rsidP="080F880C" w:rsidRDefault="4C9A9A35" w14:paraId="356F7534" w14:textId="00F6FBF0">
      <w:pPr>
        <w:rPr>
          <w:rFonts w:ascii="Times New Roman" w:hAnsi="Times New Roman" w:eastAsia="Times New Roman" w:cs="Times New Roman"/>
          <w:noProof w:val="0"/>
          <w:sz w:val="24"/>
          <w:szCs w:val="24"/>
          <w:lang w:val="en-US"/>
        </w:rPr>
      </w:pPr>
      <w:r w:rsidRPr="080F880C" w:rsidR="4C9A9A35">
        <w:rPr>
          <w:rFonts w:ascii="Arial" w:hAnsi="Arial" w:eastAsia="Arial" w:cs="Arial"/>
          <w:b w:val="0"/>
          <w:bCs w:val="0"/>
          <w:i w:val="0"/>
          <w:iCs w:val="0"/>
          <w:caps w:val="0"/>
          <w:smallCaps w:val="0"/>
          <w:noProof w:val="0"/>
          <w:color w:val="000000" w:themeColor="text1" w:themeTint="FF" w:themeShade="FF"/>
          <w:sz w:val="28"/>
          <w:szCs w:val="28"/>
          <w:lang w:val="en-US"/>
        </w:rPr>
        <w:t>One of the primary uses of CHATTY is messaging. Just like other social apps, you have a list of conversations that you’re engaged in. This feature is pivotal as you can add people in a variety of ways aside from the conventional way of details collection. When fully operational, you will be amazed how individuals will have to scan their phones during details collection.</w:t>
      </w:r>
    </w:p>
    <w:p w:rsidR="080F880C" w:rsidP="080F880C" w:rsidRDefault="080F880C" w14:paraId="52C1ED15" w14:textId="6C056AF4">
      <w:pPr>
        <w:pStyle w:val="Normal"/>
      </w:pPr>
    </w:p>
    <w:p w:rsidR="080F880C" w:rsidP="080F880C" w:rsidRDefault="080F880C" w14:paraId="523A6C62" w14:textId="44362353">
      <w:pPr>
        <w:pStyle w:val="Normal"/>
      </w:pPr>
    </w:p>
    <w:p w:rsidR="080F880C" w:rsidP="080F880C" w:rsidRDefault="080F880C" w14:paraId="353FEDA7" w14:textId="0E7D57BF">
      <w:pPr>
        <w:pStyle w:val="Normal"/>
      </w:pPr>
    </w:p>
    <w:p w:rsidR="080F880C" w:rsidP="080F880C" w:rsidRDefault="080F880C" w14:paraId="4591E264" w14:textId="59AA94E0">
      <w:pPr>
        <w:pStyle w:val="Normal"/>
      </w:pPr>
    </w:p>
    <w:p xmlns:wp14="http://schemas.microsoft.com/office/word/2010/wordml" w:rsidR="00342260" w:rsidRDefault="00342260" w14:paraId="4A5278C6" wp14:textId="77777777">
      <w:pPr>
        <w:pStyle w:val="Heading2"/>
        <w:rPr>
          <w:rFonts w:ascii="Arial" w:hAnsi="Arial" w:cs="Arial"/>
        </w:rPr>
      </w:pPr>
      <w:bookmarkStart w:name="_Toc118042255" w:id="27"/>
      <w:bookmarkStart w:name="_Toc118042356" w:id="28"/>
      <w:bookmarkStart w:name="_Toc358554576" w:id="29"/>
      <w:bookmarkStart w:name="_Toc373640245" w:id="30"/>
      <w:bookmarkStart w:name="_Toc375537882" w:id="31"/>
      <w:bookmarkStart w:name="_Toc375538255" w:id="32"/>
      <w:bookmarkStart w:name="_Toc399318556" w:id="33"/>
      <w:bookmarkStart w:name="_Toc133307150" w:id="34"/>
      <w:bookmarkEnd w:id="27"/>
      <w:bookmarkEnd w:id="28"/>
      <w:r w:rsidRPr="080F880C" w:rsidR="00342260">
        <w:rPr>
          <w:rFonts w:ascii="Arial" w:hAnsi="Arial" w:cs="Arial"/>
        </w:rPr>
        <w:t>Roles and Responsibilities</w:t>
      </w:r>
      <w:bookmarkEnd w:id="29"/>
      <w:bookmarkEnd w:id="30"/>
      <w:bookmarkEnd w:id="31"/>
      <w:bookmarkEnd w:id="32"/>
      <w:bookmarkEnd w:id="33"/>
      <w:bookmarkEnd w:id="34"/>
    </w:p>
    <w:tbl>
      <w:tblPr>
        <w:tblW w:w="4731" w:type="pct"/>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ook w:val="0000" w:firstRow="0" w:lastRow="0" w:firstColumn="0" w:lastColumn="0" w:noHBand="0" w:noVBand="0"/>
      </w:tblPr>
      <w:tblGrid>
        <w:gridCol w:w="1835"/>
        <w:gridCol w:w="4882"/>
        <w:gridCol w:w="1798"/>
      </w:tblGrid>
      <w:tr xmlns:wp14="http://schemas.microsoft.com/office/word/2010/wordml" w:rsidR="00342260" w:rsidTr="080F880C" w14:paraId="316A5B3B" wp14:textId="77777777">
        <w:tblPrEx>
          <w:tblCellMar>
            <w:top w:w="0" w:type="dxa"/>
            <w:bottom w:w="0" w:type="dxa"/>
          </w:tblCellMar>
        </w:tblPrEx>
        <w:tc>
          <w:tcPr>
            <w:tcW w:w="1091" w:type="pct"/>
            <w:shd w:val="clear" w:color="auto" w:fill="FFFFFF" w:themeFill="background1"/>
            <w:tcMar/>
          </w:tcPr>
          <w:p w:rsidR="00342260" w:rsidRDefault="00342260" w14:paraId="7810568A" wp14:textId="77777777">
            <w:pPr>
              <w:jc w:val="center"/>
              <w:rPr>
                <w:rFonts w:ascii="Arial" w:hAnsi="Arial" w:cs="Arial"/>
                <w:b/>
                <w:sz w:val="20"/>
                <w:szCs w:val="20"/>
              </w:rPr>
            </w:pPr>
            <w:r>
              <w:rPr>
                <w:rFonts w:ascii="Arial" w:hAnsi="Arial" w:cs="Arial"/>
                <w:b/>
                <w:sz w:val="20"/>
                <w:szCs w:val="20"/>
              </w:rPr>
              <w:t>Role</w:t>
            </w:r>
          </w:p>
        </w:tc>
        <w:tc>
          <w:tcPr>
            <w:tcW w:w="2880" w:type="pct"/>
            <w:shd w:val="clear" w:color="auto" w:fill="FFFFFF" w:themeFill="background1"/>
            <w:tcMar/>
          </w:tcPr>
          <w:p w:rsidR="00342260" w:rsidRDefault="00342260" w14:paraId="0719A626" wp14:textId="77777777">
            <w:pPr>
              <w:jc w:val="center"/>
              <w:rPr>
                <w:rFonts w:ascii="Arial" w:hAnsi="Arial" w:cs="Arial"/>
                <w:b/>
                <w:sz w:val="20"/>
                <w:szCs w:val="20"/>
              </w:rPr>
            </w:pPr>
            <w:r>
              <w:rPr>
                <w:rFonts w:ascii="Arial" w:hAnsi="Arial" w:cs="Arial"/>
                <w:b/>
                <w:sz w:val="20"/>
                <w:szCs w:val="20"/>
              </w:rPr>
              <w:t>Responsibility</w:t>
            </w:r>
          </w:p>
        </w:tc>
        <w:tc>
          <w:tcPr>
            <w:tcW w:w="1029" w:type="pct"/>
            <w:shd w:val="clear" w:color="auto" w:fill="FFFFFF" w:themeFill="background1"/>
            <w:tcMar/>
          </w:tcPr>
          <w:p w:rsidR="00342260" w:rsidRDefault="00342260" w14:paraId="20D4F903" wp14:textId="77777777">
            <w:pPr>
              <w:ind w:left="-81" w:firstLine="95"/>
              <w:jc w:val="center"/>
              <w:rPr>
                <w:rFonts w:ascii="Arial" w:hAnsi="Arial" w:cs="Arial"/>
                <w:b/>
                <w:sz w:val="20"/>
                <w:szCs w:val="20"/>
              </w:rPr>
            </w:pPr>
            <w:r>
              <w:rPr>
                <w:rFonts w:ascii="Arial" w:hAnsi="Arial" w:cs="Arial"/>
                <w:b/>
                <w:sz w:val="20"/>
                <w:szCs w:val="20"/>
              </w:rPr>
              <w:t>Internal/External</w:t>
            </w:r>
          </w:p>
        </w:tc>
      </w:tr>
      <w:tr xmlns:wp14="http://schemas.microsoft.com/office/word/2010/wordml" w:rsidR="00342260" w:rsidTr="080F880C" w14:paraId="52D90C9F" wp14:textId="77777777">
        <w:tblPrEx>
          <w:tblCellMar>
            <w:top w:w="0" w:type="dxa"/>
            <w:bottom w:w="0" w:type="dxa"/>
          </w:tblCellMar>
        </w:tblPrEx>
        <w:trPr>
          <w:trHeight w:val="818"/>
        </w:trPr>
        <w:tc>
          <w:tcPr>
            <w:tcW w:w="1091" w:type="pct"/>
            <w:tcMar/>
          </w:tcPr>
          <w:p w:rsidR="00342260" w:rsidRDefault="00342260" w14:paraId="757A1A6E" wp14:textId="77777777">
            <w:pPr>
              <w:rPr>
                <w:rStyle w:val="StyleComplexArial"/>
                <w:szCs w:val="20"/>
              </w:rPr>
            </w:pPr>
            <w:r>
              <w:rPr>
                <w:rStyle w:val="StyleComplexArial"/>
                <w:szCs w:val="20"/>
              </w:rPr>
              <w:t xml:space="preserve">Project Manager </w:t>
            </w:r>
          </w:p>
        </w:tc>
        <w:tc>
          <w:tcPr>
            <w:tcW w:w="2880" w:type="pct"/>
            <w:tcMar/>
          </w:tcPr>
          <w:p w:rsidR="00342260" w:rsidP="080F880C" w:rsidRDefault="00342260" w14:paraId="291585F4" wp14:textId="77777777">
            <w:pPr>
              <w:numPr>
                <w:ilvl w:val="0"/>
                <w:numId w:val="47"/>
              </w:numPr>
              <w:rPr>
                <w:rStyle w:val="StyleComplexArial"/>
              </w:rPr>
            </w:pPr>
            <w:r w:rsidRPr="080F880C" w:rsidR="00342260">
              <w:rPr>
                <w:rStyle w:val="StyleComplexArial"/>
              </w:rPr>
              <w:t>Identify</w:t>
            </w:r>
            <w:r w:rsidRPr="080F880C" w:rsidR="00342260">
              <w:rPr>
                <w:rStyle w:val="StyleComplexArial"/>
              </w:rPr>
              <w:t xml:space="preserve"> the stakeholders for the SRS</w:t>
            </w:r>
          </w:p>
          <w:p w:rsidR="00342260" w:rsidP="080F880C" w:rsidRDefault="00342260" w14:paraId="44DDF4A5" wp14:textId="77777777">
            <w:pPr>
              <w:numPr>
                <w:ilvl w:val="0"/>
                <w:numId w:val="47"/>
              </w:numPr>
              <w:rPr>
                <w:rStyle w:val="StyleComplexArial"/>
              </w:rPr>
            </w:pPr>
            <w:r w:rsidRPr="080F880C" w:rsidR="00342260">
              <w:rPr>
                <w:rStyle w:val="StyleComplexArial"/>
              </w:rPr>
              <w:t>Form Requirements Gathering and Requirements Analysis teams and manage these activities/teams</w:t>
            </w:r>
          </w:p>
          <w:p w:rsidR="00342260" w:rsidP="080F880C" w:rsidRDefault="00342260" w14:paraId="7DF7EB10" wp14:textId="77777777">
            <w:pPr>
              <w:numPr>
                <w:ilvl w:val="0"/>
                <w:numId w:val="47"/>
              </w:numPr>
              <w:rPr>
                <w:rStyle w:val="StyleComplexArial"/>
              </w:rPr>
            </w:pPr>
            <w:r w:rsidRPr="080F880C" w:rsidR="00342260">
              <w:rPr>
                <w:rStyle w:val="StyleComplexArial"/>
              </w:rPr>
              <w:t>Coordinate development and review of SRS internally and with the Client</w:t>
            </w:r>
          </w:p>
          <w:p w:rsidR="00342260" w:rsidP="080F880C" w:rsidRDefault="00342260" w14:paraId="50E7E22C" wp14:textId="77777777">
            <w:pPr>
              <w:numPr>
                <w:ilvl w:val="0"/>
                <w:numId w:val="47"/>
              </w:numPr>
              <w:rPr>
                <w:rStyle w:val="StyleComplexArial"/>
              </w:rPr>
            </w:pPr>
            <w:r w:rsidRPr="080F880C" w:rsidR="00342260">
              <w:rPr>
                <w:rStyle w:val="StyleComplexArial"/>
              </w:rPr>
              <w:t>Get Client approval of SRS</w:t>
            </w:r>
          </w:p>
          <w:p w:rsidR="00342260" w:rsidP="080F880C" w:rsidRDefault="00342260" w14:paraId="3E3FDCB2" wp14:textId="77777777">
            <w:pPr>
              <w:numPr>
                <w:ilvl w:val="0"/>
                <w:numId w:val="47"/>
              </w:numPr>
              <w:rPr>
                <w:rFonts w:ascii="Arial" w:hAnsi="Arial" w:cs="Arial"/>
                <w:sz w:val="20"/>
                <w:szCs w:val="20"/>
              </w:rPr>
            </w:pPr>
            <w:r w:rsidRPr="080F880C" w:rsidR="00342260">
              <w:rPr>
                <w:rStyle w:val="StyleComplexArial"/>
              </w:rPr>
              <w:t>Manage changes to SRS</w:t>
            </w:r>
          </w:p>
        </w:tc>
        <w:tc>
          <w:tcPr>
            <w:tcW w:w="1029" w:type="pct"/>
            <w:tcMar/>
          </w:tcPr>
          <w:p w:rsidR="00342260" w:rsidRDefault="00342260" w14:paraId="7CBB83DA" wp14:textId="77777777">
            <w:pPr>
              <w:ind w:left="-81" w:firstLine="95"/>
              <w:rPr>
                <w:rFonts w:ascii="Arial" w:hAnsi="Arial" w:cs="Arial"/>
                <w:sz w:val="20"/>
                <w:szCs w:val="20"/>
              </w:rPr>
            </w:pPr>
            <w:r>
              <w:rPr>
                <w:rFonts w:ascii="Arial" w:hAnsi="Arial" w:cs="Arial"/>
                <w:sz w:val="20"/>
                <w:szCs w:val="20"/>
              </w:rPr>
              <w:t>Internal</w:t>
            </w:r>
          </w:p>
        </w:tc>
      </w:tr>
      <w:tr xmlns:wp14="http://schemas.microsoft.com/office/word/2010/wordml" w:rsidR="00342260" w:rsidTr="080F880C" w14:paraId="1DD793E8" wp14:textId="77777777">
        <w:tblPrEx>
          <w:tblCellMar>
            <w:top w:w="0" w:type="dxa"/>
            <w:bottom w:w="0" w:type="dxa"/>
          </w:tblCellMar>
        </w:tblPrEx>
        <w:tc>
          <w:tcPr>
            <w:tcW w:w="1091" w:type="pct"/>
            <w:tcMar/>
          </w:tcPr>
          <w:p w:rsidR="00342260" w:rsidRDefault="00342260" w14:paraId="514B08AB" wp14:textId="77777777">
            <w:pPr>
              <w:rPr>
                <w:rStyle w:val="StyleComplexArial"/>
                <w:szCs w:val="20"/>
              </w:rPr>
            </w:pPr>
            <w:r>
              <w:rPr>
                <w:rStyle w:val="StyleComplexArial"/>
                <w:szCs w:val="20"/>
              </w:rPr>
              <w:t>Requirements Elicitation Team</w:t>
            </w:r>
          </w:p>
        </w:tc>
        <w:tc>
          <w:tcPr>
            <w:tcW w:w="2880" w:type="pct"/>
            <w:tcMar/>
          </w:tcPr>
          <w:p w:rsidR="00342260" w:rsidP="080F880C" w:rsidRDefault="00342260" w14:paraId="233FBC0E" wp14:textId="77777777">
            <w:pPr>
              <w:numPr>
                <w:ilvl w:val="0"/>
                <w:numId w:val="47"/>
              </w:numPr>
              <w:rPr>
                <w:rStyle w:val="StyleComplexArial"/>
              </w:rPr>
            </w:pPr>
            <w:r w:rsidRPr="080F880C" w:rsidR="00342260">
              <w:rPr>
                <w:rStyle w:val="StyleComplexArial"/>
              </w:rPr>
              <w:t>Elicit and document Client requirements</w:t>
            </w:r>
          </w:p>
        </w:tc>
        <w:tc>
          <w:tcPr>
            <w:tcW w:w="1029" w:type="pct"/>
            <w:tcMar/>
          </w:tcPr>
          <w:p w:rsidR="00342260" w:rsidRDefault="00342260" w14:paraId="7FE89565" wp14:textId="77777777">
            <w:pPr>
              <w:ind w:left="-81" w:firstLine="95"/>
              <w:rPr>
                <w:rFonts w:ascii="Arial" w:hAnsi="Arial" w:cs="Arial"/>
                <w:sz w:val="20"/>
                <w:szCs w:val="20"/>
              </w:rPr>
            </w:pPr>
            <w:r>
              <w:rPr>
                <w:rFonts w:ascii="Arial" w:hAnsi="Arial" w:cs="Arial"/>
                <w:sz w:val="20"/>
                <w:szCs w:val="20"/>
              </w:rPr>
              <w:t>Internal/External</w:t>
            </w:r>
          </w:p>
        </w:tc>
      </w:tr>
      <w:tr xmlns:wp14="http://schemas.microsoft.com/office/word/2010/wordml" w:rsidR="00342260" w:rsidTr="080F880C" w14:paraId="0DF2D348" wp14:textId="77777777">
        <w:tblPrEx>
          <w:tblCellMar>
            <w:top w:w="0" w:type="dxa"/>
            <w:bottom w:w="0" w:type="dxa"/>
          </w:tblCellMar>
        </w:tblPrEx>
        <w:tc>
          <w:tcPr>
            <w:tcW w:w="1091" w:type="pct"/>
            <w:tcMar/>
          </w:tcPr>
          <w:p w:rsidR="00342260" w:rsidRDefault="00342260" w14:paraId="283B1189" wp14:textId="77777777">
            <w:pPr>
              <w:rPr>
                <w:rStyle w:val="StyleComplexArial"/>
                <w:szCs w:val="20"/>
              </w:rPr>
            </w:pPr>
            <w:r>
              <w:rPr>
                <w:rStyle w:val="StyleComplexArial"/>
                <w:szCs w:val="20"/>
              </w:rPr>
              <w:t xml:space="preserve">Requirements Specification Team </w:t>
            </w:r>
          </w:p>
        </w:tc>
        <w:tc>
          <w:tcPr>
            <w:tcW w:w="2880" w:type="pct"/>
            <w:tcMar/>
          </w:tcPr>
          <w:p w:rsidR="00342260" w:rsidP="080F880C" w:rsidRDefault="00342260" w14:paraId="26193BD3" wp14:textId="77777777">
            <w:pPr>
              <w:numPr>
                <w:ilvl w:val="0"/>
                <w:numId w:val="47"/>
              </w:numPr>
              <w:rPr>
                <w:rStyle w:val="StyleComplexArial"/>
              </w:rPr>
            </w:pPr>
            <w:r w:rsidRPr="080F880C" w:rsidR="00342260">
              <w:rPr>
                <w:rStyle w:val="StyleComplexArial"/>
              </w:rPr>
              <w:t>Analyze requirements provided by the Client and bridge the gaps</w:t>
            </w:r>
          </w:p>
          <w:p w:rsidR="00342260" w:rsidP="080F880C" w:rsidRDefault="00342260" w14:paraId="061517C9" wp14:textId="77777777">
            <w:pPr>
              <w:numPr>
                <w:ilvl w:val="0"/>
                <w:numId w:val="47"/>
              </w:numPr>
              <w:rPr>
                <w:rStyle w:val="StyleComplexArial"/>
              </w:rPr>
            </w:pPr>
            <w:r w:rsidRPr="080F880C" w:rsidR="00342260">
              <w:rPr>
                <w:rStyle w:val="StyleComplexArial"/>
              </w:rPr>
              <w:t>Prepare the SRS document</w:t>
            </w:r>
          </w:p>
          <w:p w:rsidR="00342260" w:rsidP="080F880C" w:rsidRDefault="00342260" w14:paraId="06CA0E94" wp14:textId="77777777">
            <w:pPr>
              <w:numPr>
                <w:ilvl w:val="0"/>
                <w:numId w:val="47"/>
              </w:numPr>
              <w:rPr>
                <w:rFonts w:ascii="Arial" w:hAnsi="Arial" w:cs="Arial"/>
                <w:sz w:val="20"/>
                <w:szCs w:val="20"/>
              </w:rPr>
            </w:pPr>
            <w:r w:rsidRPr="080F880C" w:rsidR="00342260">
              <w:rPr>
                <w:rStyle w:val="StyleComplexArial"/>
              </w:rPr>
              <w:t>Get the SRS reviewed by the stakeholders as per the Review process</w:t>
            </w:r>
          </w:p>
        </w:tc>
        <w:tc>
          <w:tcPr>
            <w:tcW w:w="1029" w:type="pct"/>
            <w:tcMar/>
          </w:tcPr>
          <w:p w:rsidR="00342260" w:rsidRDefault="00342260" w14:paraId="7E3B0CE4" wp14:textId="77777777">
            <w:pPr>
              <w:ind w:left="-81" w:firstLine="95"/>
              <w:rPr>
                <w:rFonts w:ascii="Arial" w:hAnsi="Arial" w:cs="Arial"/>
                <w:sz w:val="20"/>
                <w:szCs w:val="20"/>
              </w:rPr>
            </w:pPr>
            <w:r>
              <w:rPr>
                <w:rFonts w:ascii="Arial" w:hAnsi="Arial" w:cs="Arial"/>
                <w:sz w:val="20"/>
                <w:szCs w:val="20"/>
              </w:rPr>
              <w:t>Internal/External</w:t>
            </w:r>
          </w:p>
        </w:tc>
      </w:tr>
      <w:tr xmlns:wp14="http://schemas.microsoft.com/office/word/2010/wordml" w:rsidR="00342260" w:rsidTr="080F880C" w14:paraId="1AEE88B7" wp14:textId="77777777">
        <w:tblPrEx>
          <w:tblCellMar>
            <w:top w:w="0" w:type="dxa"/>
            <w:bottom w:w="0" w:type="dxa"/>
          </w:tblCellMar>
        </w:tblPrEx>
        <w:tc>
          <w:tcPr>
            <w:tcW w:w="1091" w:type="pct"/>
            <w:tcMar/>
          </w:tcPr>
          <w:p w:rsidR="00342260" w:rsidRDefault="00342260" w14:paraId="64370993" wp14:textId="77777777">
            <w:pPr>
              <w:rPr>
                <w:rStyle w:val="StyleComplexArial"/>
                <w:szCs w:val="20"/>
              </w:rPr>
            </w:pPr>
            <w:r>
              <w:rPr>
                <w:rStyle w:val="StyleComplexArial"/>
                <w:szCs w:val="20"/>
              </w:rPr>
              <w:t>Stakeholders</w:t>
            </w:r>
          </w:p>
        </w:tc>
        <w:tc>
          <w:tcPr>
            <w:tcW w:w="2880" w:type="pct"/>
            <w:tcMar/>
          </w:tcPr>
          <w:p w:rsidR="00342260" w:rsidP="080F880C" w:rsidRDefault="00342260" w14:paraId="03AAE3E4" wp14:textId="77777777">
            <w:pPr>
              <w:numPr>
                <w:ilvl w:val="0"/>
                <w:numId w:val="47"/>
              </w:numPr>
              <w:rPr>
                <w:rStyle w:val="StyleComplexArial"/>
              </w:rPr>
            </w:pPr>
            <w:r w:rsidRPr="080F880C" w:rsidR="00342260">
              <w:rPr>
                <w:rStyle w:val="StyleComplexArial"/>
              </w:rPr>
              <w:t>Review the SRS based on their role</w:t>
            </w:r>
          </w:p>
        </w:tc>
        <w:tc>
          <w:tcPr>
            <w:tcW w:w="1029" w:type="pct"/>
            <w:tcMar/>
          </w:tcPr>
          <w:p w:rsidR="00342260" w:rsidRDefault="00342260" w14:paraId="2E8E736C" wp14:textId="77777777">
            <w:pPr>
              <w:ind w:left="-81" w:firstLine="95"/>
              <w:rPr>
                <w:rFonts w:ascii="Arial" w:hAnsi="Arial" w:cs="Arial"/>
                <w:sz w:val="20"/>
                <w:szCs w:val="20"/>
              </w:rPr>
            </w:pPr>
            <w:r>
              <w:rPr>
                <w:rFonts w:ascii="Arial" w:hAnsi="Arial" w:cs="Arial"/>
                <w:sz w:val="20"/>
                <w:szCs w:val="20"/>
              </w:rPr>
              <w:t>Internal/External</w:t>
            </w:r>
          </w:p>
        </w:tc>
      </w:tr>
      <w:tr xmlns:wp14="http://schemas.microsoft.com/office/word/2010/wordml" w:rsidR="00342260" w:rsidTr="080F880C" w14:paraId="13DC30CF" wp14:textId="77777777">
        <w:tblPrEx>
          <w:tblCellMar>
            <w:top w:w="0" w:type="dxa"/>
            <w:bottom w:w="0" w:type="dxa"/>
          </w:tblCellMar>
        </w:tblPrEx>
        <w:tc>
          <w:tcPr>
            <w:tcW w:w="1091" w:type="pct"/>
            <w:tcMar/>
          </w:tcPr>
          <w:p w:rsidR="00342260" w:rsidRDefault="00342260" w14:paraId="299B3C39" wp14:textId="77777777">
            <w:pPr>
              <w:rPr>
                <w:rStyle w:val="StyleComplexArial"/>
                <w:szCs w:val="20"/>
              </w:rPr>
            </w:pPr>
            <w:r>
              <w:rPr>
                <w:rStyle w:val="StyleComplexArial"/>
                <w:szCs w:val="20"/>
              </w:rPr>
              <w:t>Client</w:t>
            </w:r>
          </w:p>
        </w:tc>
        <w:tc>
          <w:tcPr>
            <w:tcW w:w="2880" w:type="pct"/>
            <w:tcMar/>
          </w:tcPr>
          <w:p w:rsidR="00342260" w:rsidP="080F880C" w:rsidRDefault="00342260" w14:paraId="48F05152" wp14:textId="77777777">
            <w:pPr>
              <w:numPr>
                <w:ilvl w:val="0"/>
                <w:numId w:val="47"/>
              </w:numPr>
              <w:rPr>
                <w:rStyle w:val="StyleComplexArial"/>
              </w:rPr>
            </w:pPr>
            <w:r w:rsidRPr="080F880C" w:rsidR="00342260">
              <w:rPr>
                <w:rStyle w:val="StyleComplexArial"/>
              </w:rPr>
              <w:t>Review and approve the SRS</w:t>
            </w:r>
          </w:p>
        </w:tc>
        <w:tc>
          <w:tcPr>
            <w:tcW w:w="1029" w:type="pct"/>
            <w:tcMar/>
          </w:tcPr>
          <w:p w:rsidR="00342260" w:rsidRDefault="00342260" w14:paraId="691099A1" wp14:textId="77777777">
            <w:pPr>
              <w:ind w:left="-81" w:firstLine="95"/>
              <w:rPr>
                <w:rFonts w:ascii="Arial" w:hAnsi="Arial" w:cs="Arial"/>
                <w:sz w:val="20"/>
                <w:szCs w:val="20"/>
              </w:rPr>
            </w:pPr>
            <w:r>
              <w:rPr>
                <w:rFonts w:ascii="Arial" w:hAnsi="Arial" w:cs="Arial"/>
                <w:sz w:val="20"/>
                <w:szCs w:val="20"/>
              </w:rPr>
              <w:t>External</w:t>
            </w:r>
          </w:p>
        </w:tc>
      </w:tr>
    </w:tbl>
    <w:p xmlns:wp14="http://schemas.microsoft.com/office/word/2010/wordml" w:rsidR="00342260" w:rsidRDefault="00342260" w14:paraId="2ED361A8" wp14:textId="77777777">
      <w:pPr>
        <w:pStyle w:val="Heading2"/>
        <w:rPr>
          <w:rFonts w:ascii="Arial" w:hAnsi="Arial" w:cs="Arial"/>
        </w:rPr>
      </w:pPr>
      <w:bookmarkStart w:name="_Toc358554577" w:id="35"/>
      <w:bookmarkStart w:name="_Toc373640246" w:id="36"/>
      <w:bookmarkStart w:name="_Toc375537883" w:id="37"/>
      <w:bookmarkStart w:name="_Toc375538256" w:id="38"/>
      <w:bookmarkStart w:name="_Toc399318557" w:id="39"/>
      <w:bookmarkStart w:name="_Toc133307151" w:id="40"/>
      <w:r w:rsidRPr="080F880C" w:rsidR="00342260">
        <w:rPr>
          <w:rFonts w:ascii="Arial" w:hAnsi="Arial" w:cs="Arial"/>
        </w:rPr>
        <w:t>Prerequisites</w:t>
      </w:r>
      <w:bookmarkEnd w:id="40"/>
    </w:p>
    <w:p xmlns:wp14="http://schemas.microsoft.com/office/word/2010/wordml" w:rsidR="00342260" w:rsidRDefault="00342260" w14:paraId="0B8B170E" wp14:textId="77777777">
      <w:pPr>
        <w:pStyle w:val="StyleHeading312pt"/>
        <w:rPr>
          <w:rFonts w:ascii="Arial" w:hAnsi="Arial"/>
          <w:i w:val="0"/>
          <w:iCs/>
        </w:rPr>
      </w:pPr>
      <w:bookmarkStart w:name="_Toc133307152" w:id="41"/>
      <w:r w:rsidRPr="080F880C" w:rsidR="00342260">
        <w:rPr>
          <w:rFonts w:ascii="Arial" w:hAnsi="Arial"/>
          <w:i w:val="0"/>
          <w:iCs w:val="0"/>
        </w:rPr>
        <w:t>Resource</w:t>
      </w:r>
      <w:bookmarkEnd w:id="41"/>
    </w:p>
    <w:p xmlns:wp14="http://schemas.microsoft.com/office/word/2010/wordml" w:rsidR="00342260" w:rsidRDefault="00342260" w14:paraId="28B56AB2" wp14:textId="77777777">
      <w:pPr>
        <w:rPr>
          <w:rStyle w:val="StyleComplexArial"/>
        </w:rPr>
      </w:pPr>
      <w:r>
        <w:rPr>
          <w:rStyle w:val="StyleComplexArial"/>
        </w:rPr>
        <w:t>Requirements Elicitation Team:</w:t>
      </w:r>
    </w:p>
    <w:p xmlns:wp14="http://schemas.microsoft.com/office/word/2010/wordml" w:rsidR="00342260" w:rsidRDefault="00342260" w14:paraId="7657748C" wp14:textId="77777777">
      <w:pPr>
        <w:numPr>
          <w:ilvl w:val="0"/>
          <w:numId w:val="12"/>
        </w:numPr>
        <w:tabs>
          <w:tab w:val="num" w:pos="720"/>
        </w:tabs>
        <w:ind w:left="720"/>
        <w:rPr>
          <w:rStyle w:val="StyleComplexArial"/>
        </w:rPr>
      </w:pPr>
      <w:r>
        <w:rPr>
          <w:rStyle w:val="StyleComplexArial"/>
        </w:rPr>
        <w:t>Past experience in requirements elicitation</w:t>
      </w:r>
    </w:p>
    <w:p xmlns:wp14="http://schemas.microsoft.com/office/word/2010/wordml" w:rsidR="00342260" w:rsidRDefault="00342260" w14:paraId="40656E6D" wp14:textId="77777777">
      <w:pPr>
        <w:numPr>
          <w:ilvl w:val="0"/>
          <w:numId w:val="12"/>
        </w:numPr>
        <w:tabs>
          <w:tab w:val="num" w:pos="720"/>
        </w:tabs>
        <w:ind w:left="720"/>
        <w:rPr>
          <w:rStyle w:val="StyleComplexArial"/>
        </w:rPr>
      </w:pPr>
      <w:r>
        <w:rPr>
          <w:rStyle w:val="StyleComplexArial"/>
        </w:rPr>
        <w:t>Knowledge of the project business domain</w:t>
      </w:r>
    </w:p>
    <w:p xmlns:wp14="http://schemas.microsoft.com/office/word/2010/wordml" w:rsidR="00342260" w:rsidRDefault="00342260" w14:paraId="59FDAEB1" wp14:textId="77777777">
      <w:pPr>
        <w:rPr>
          <w:rStyle w:val="StyleComplexArial"/>
        </w:rPr>
      </w:pPr>
      <w:r>
        <w:rPr>
          <w:rStyle w:val="StyleComplexArial"/>
        </w:rPr>
        <w:t>Requirements Specification Team:</w:t>
      </w:r>
    </w:p>
    <w:p xmlns:wp14="http://schemas.microsoft.com/office/word/2010/wordml" w:rsidR="00342260" w:rsidRDefault="00342260" w14:paraId="5ABF158F" wp14:textId="77777777">
      <w:pPr>
        <w:numPr>
          <w:ilvl w:val="0"/>
          <w:numId w:val="12"/>
        </w:numPr>
        <w:tabs>
          <w:tab w:val="num" w:pos="720"/>
        </w:tabs>
        <w:ind w:left="720"/>
        <w:rPr>
          <w:rStyle w:val="StyleComplexArial"/>
        </w:rPr>
      </w:pPr>
      <w:r>
        <w:rPr>
          <w:rStyle w:val="StyleComplexArial"/>
        </w:rPr>
        <w:t>Knowledge and skill in requirements analysis</w:t>
      </w:r>
    </w:p>
    <w:p xmlns:wp14="http://schemas.microsoft.com/office/word/2010/wordml" w:rsidR="00342260" w:rsidRDefault="00342260" w14:paraId="5C297690" wp14:textId="77777777">
      <w:pPr>
        <w:numPr>
          <w:ilvl w:val="0"/>
          <w:numId w:val="12"/>
        </w:numPr>
        <w:tabs>
          <w:tab w:val="num" w:pos="720"/>
        </w:tabs>
        <w:ind w:left="720"/>
        <w:rPr>
          <w:rStyle w:val="StyleComplexArial"/>
        </w:rPr>
      </w:pPr>
      <w:r>
        <w:rPr>
          <w:rStyle w:val="StyleComplexArial"/>
        </w:rPr>
        <w:t>Requirements documentation skills</w:t>
      </w:r>
    </w:p>
    <w:p xmlns:wp14="http://schemas.microsoft.com/office/word/2010/wordml" w:rsidR="00342260" w:rsidRDefault="00342260" w14:paraId="42BCA90B" wp14:textId="77777777">
      <w:pPr>
        <w:numPr>
          <w:ilvl w:val="0"/>
          <w:numId w:val="12"/>
        </w:numPr>
        <w:tabs>
          <w:tab w:val="num" w:pos="720"/>
        </w:tabs>
        <w:ind w:left="720"/>
        <w:rPr>
          <w:rStyle w:val="StyleComplexArial"/>
        </w:rPr>
      </w:pPr>
      <w:r>
        <w:rPr>
          <w:rStyle w:val="StyleComplexArial"/>
        </w:rPr>
        <w:t>Awareness of the project business domain</w:t>
      </w:r>
    </w:p>
    <w:p xmlns:wp14="http://schemas.microsoft.com/office/word/2010/wordml" w:rsidR="00342260" w:rsidRDefault="00342260" w14:paraId="6BA0B493" wp14:textId="77777777">
      <w:pPr>
        <w:pStyle w:val="StyleHeading312pt"/>
        <w:rPr>
          <w:rFonts w:ascii="Arial" w:hAnsi="Arial"/>
          <w:i w:val="0"/>
          <w:iCs/>
        </w:rPr>
      </w:pPr>
      <w:bookmarkStart w:name="_Toc118042360" w:id="42"/>
      <w:bookmarkStart w:name="_Toc133307153" w:id="43"/>
      <w:bookmarkEnd w:id="42"/>
      <w:r w:rsidRPr="080F880C" w:rsidR="00342260">
        <w:rPr>
          <w:rFonts w:ascii="Arial" w:hAnsi="Arial"/>
          <w:i w:val="0"/>
          <w:iCs w:val="0"/>
        </w:rPr>
        <w:t>Training</w:t>
      </w:r>
      <w:bookmarkEnd w:id="43"/>
    </w:p>
    <w:p xmlns:wp14="http://schemas.microsoft.com/office/word/2010/wordml" w:rsidR="00342260" w:rsidRDefault="00342260" w14:paraId="2CF0A59B" wp14:textId="77777777">
      <w:pPr>
        <w:pStyle w:val="StyleListBulletComplexArial"/>
        <w:numPr>
          <w:ilvl w:val="0"/>
          <w:numId w:val="27"/>
        </w:numPr>
      </w:pPr>
      <w:r>
        <w:t>Communication and Negotiation skills</w:t>
      </w:r>
    </w:p>
    <w:p xmlns:wp14="http://schemas.microsoft.com/office/word/2010/wordml" w:rsidR="00342260" w:rsidRDefault="00342260" w14:paraId="29C5DE35" wp14:textId="77777777">
      <w:pPr>
        <w:pStyle w:val="StyleListBulletComplexArial"/>
        <w:numPr>
          <w:ilvl w:val="0"/>
          <w:numId w:val="27"/>
        </w:numPr>
      </w:pPr>
      <w:r>
        <w:t>Documentation skills</w:t>
      </w:r>
    </w:p>
    <w:p xmlns:wp14="http://schemas.microsoft.com/office/word/2010/wordml" w:rsidR="00342260" w:rsidRDefault="00342260" w14:paraId="30B21B82" wp14:textId="77777777">
      <w:pPr>
        <w:pStyle w:val="StyleListBulletComplexArial"/>
        <w:numPr>
          <w:ilvl w:val="0"/>
          <w:numId w:val="27"/>
        </w:numPr>
      </w:pPr>
      <w:r>
        <w:t>Business Domain</w:t>
      </w:r>
    </w:p>
    <w:p xmlns:wp14="http://schemas.microsoft.com/office/word/2010/wordml" w:rsidR="00342260" w:rsidRDefault="00342260" w14:paraId="3155E20F" wp14:textId="77777777">
      <w:pPr>
        <w:pStyle w:val="StyleListBulletComplexArial"/>
        <w:numPr>
          <w:ilvl w:val="0"/>
          <w:numId w:val="27"/>
        </w:numPr>
      </w:pPr>
      <w:r>
        <w:t>On specific tools being used for requirements representation</w:t>
      </w:r>
    </w:p>
    <w:p xmlns:wp14="http://schemas.microsoft.com/office/word/2010/wordml" w:rsidR="00342260" w:rsidRDefault="00342260" w14:paraId="071E4E01" wp14:textId="77777777">
      <w:pPr>
        <w:pStyle w:val="Heading2"/>
        <w:rPr>
          <w:rStyle w:val="StyleComplexArial"/>
        </w:rPr>
      </w:pPr>
      <w:bookmarkStart w:name="_Toc133307154" w:id="44"/>
      <w:r w:rsidRPr="080F880C" w:rsidR="00342260">
        <w:rPr>
          <w:rFonts w:ascii="Arial" w:hAnsi="Arial" w:cs="Arial"/>
        </w:rPr>
        <w:t>References</w:t>
      </w:r>
      <w:bookmarkEnd w:id="44"/>
    </w:p>
    <w:tbl>
      <w:tblPr>
        <w:tblW w:w="0" w:type="auto"/>
        <w:tblInd w:w="10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Look w:val="0000" w:firstRow="0" w:lastRow="0" w:firstColumn="0" w:lastColumn="0" w:noHBand="0" w:noVBand="0"/>
      </w:tblPr>
      <w:tblGrid>
        <w:gridCol w:w="2250"/>
        <w:gridCol w:w="6660"/>
      </w:tblGrid>
      <w:tr xmlns:wp14="http://schemas.microsoft.com/office/word/2010/wordml" w:rsidR="00342260" w:rsidTr="080F880C" w14:paraId="339A4AB6" wp14:textId="77777777">
        <w:tblPrEx>
          <w:tblCellMar>
            <w:top w:w="0" w:type="dxa"/>
            <w:bottom w:w="0" w:type="dxa"/>
          </w:tblCellMar>
        </w:tblPrEx>
        <w:tc>
          <w:tcPr>
            <w:tcW w:w="2250" w:type="dxa"/>
            <w:shd w:val="clear" w:color="auto" w:fill="FFFFFF" w:themeFill="background1"/>
            <w:tcMar/>
          </w:tcPr>
          <w:p w:rsidR="00342260" w:rsidRDefault="00342260" w14:paraId="0BFB3582" wp14:textId="77777777">
            <w:pPr>
              <w:rPr>
                <w:rFonts w:ascii="Arial" w:hAnsi="Arial" w:cs="Arial"/>
                <w:b/>
                <w:sz w:val="20"/>
                <w:szCs w:val="20"/>
              </w:rPr>
            </w:pPr>
            <w:r>
              <w:rPr>
                <w:rFonts w:ascii="Arial" w:hAnsi="Arial" w:cs="Arial"/>
                <w:b/>
                <w:sz w:val="20"/>
                <w:szCs w:val="20"/>
              </w:rPr>
              <w:t>Document Number</w:t>
            </w:r>
          </w:p>
        </w:tc>
        <w:tc>
          <w:tcPr>
            <w:tcW w:w="6660" w:type="dxa"/>
            <w:shd w:val="clear" w:color="auto" w:fill="FFFFFF" w:themeFill="background1"/>
            <w:tcMar/>
          </w:tcPr>
          <w:p w:rsidR="00342260" w:rsidRDefault="00342260" w14:paraId="51771FFB" wp14:textId="77777777">
            <w:pPr>
              <w:rPr>
                <w:rFonts w:ascii="Arial" w:hAnsi="Arial" w:cs="Arial"/>
                <w:b/>
                <w:sz w:val="20"/>
                <w:szCs w:val="20"/>
              </w:rPr>
            </w:pPr>
            <w:r>
              <w:rPr>
                <w:rFonts w:ascii="Arial" w:hAnsi="Arial" w:cs="Arial"/>
                <w:b/>
                <w:sz w:val="20"/>
                <w:szCs w:val="20"/>
              </w:rPr>
              <w:t>Document Name</w:t>
            </w:r>
          </w:p>
        </w:tc>
      </w:tr>
      <w:tr xmlns:wp14="http://schemas.microsoft.com/office/word/2010/wordml" w:rsidR="00342260" w:rsidTr="080F880C" w14:paraId="574747BB" wp14:textId="77777777">
        <w:tblPrEx>
          <w:tblCellMar>
            <w:top w:w="0" w:type="dxa"/>
            <w:bottom w:w="0" w:type="dxa"/>
          </w:tblCellMar>
        </w:tblPrEx>
        <w:tc>
          <w:tcPr>
            <w:tcW w:w="2250" w:type="dxa"/>
            <w:tcMar/>
          </w:tcPr>
          <w:p w:rsidR="00342260" w:rsidP="080F880C" w:rsidRDefault="00342260" w14:paraId="241201DA" wp14:textId="04206628">
            <w:pPr>
              <w:rPr>
                <w:rStyle w:val="StyleComplexArial"/>
              </w:rPr>
            </w:pPr>
            <w:r w:rsidRPr="080F880C" w:rsidR="7796772B">
              <w:rPr>
                <w:rStyle w:val="StyleComplexArial"/>
              </w:rPr>
              <w:t>HMT</w:t>
            </w:r>
            <w:r w:rsidRPr="080F880C" w:rsidR="00342260">
              <w:rPr>
                <w:rStyle w:val="StyleComplexArial"/>
              </w:rPr>
              <w:t>/5101/0206</w:t>
            </w:r>
          </w:p>
        </w:tc>
        <w:tc>
          <w:tcPr>
            <w:tcW w:w="6660" w:type="dxa"/>
            <w:tcMar/>
          </w:tcPr>
          <w:p w:rsidR="00342260" w:rsidRDefault="00342260" w14:paraId="26B2A8DE" wp14:textId="77777777">
            <w:pPr>
              <w:rPr>
                <w:rFonts w:ascii="Arial" w:hAnsi="Arial" w:cs="Arial"/>
                <w:sz w:val="20"/>
                <w:szCs w:val="20"/>
              </w:rPr>
            </w:pPr>
            <w:r>
              <w:rPr>
                <w:rFonts w:ascii="Arial" w:hAnsi="Arial" w:cs="Arial"/>
                <w:sz w:val="20"/>
                <w:szCs w:val="20"/>
              </w:rPr>
              <w:t xml:space="preserve">Project Management Planning Process </w:t>
            </w:r>
          </w:p>
        </w:tc>
      </w:tr>
      <w:tr xmlns:wp14="http://schemas.microsoft.com/office/word/2010/wordml" w:rsidR="00342260" w:rsidTr="080F880C" w14:paraId="2E5CA7A2" wp14:textId="77777777">
        <w:tblPrEx>
          <w:tblCellMar>
            <w:top w:w="0" w:type="dxa"/>
            <w:bottom w:w="0" w:type="dxa"/>
          </w:tblCellMar>
        </w:tblPrEx>
        <w:tc>
          <w:tcPr>
            <w:tcW w:w="2250" w:type="dxa"/>
            <w:tcMar/>
          </w:tcPr>
          <w:p w:rsidR="00342260" w:rsidP="080F880C" w:rsidRDefault="00342260" w14:paraId="4672D2F5" wp14:textId="308FBB05">
            <w:pPr>
              <w:rPr>
                <w:rStyle w:val="StyleComplexArial"/>
              </w:rPr>
            </w:pPr>
            <w:r w:rsidRPr="080F880C" w:rsidR="30053670">
              <w:rPr>
                <w:rStyle w:val="StyleComplexArial"/>
              </w:rPr>
              <w:t>HMT</w:t>
            </w:r>
            <w:r w:rsidRPr="080F880C" w:rsidR="00342260">
              <w:rPr>
                <w:rStyle w:val="StyleComplexArial"/>
              </w:rPr>
              <w:t>/5101/0216</w:t>
            </w:r>
          </w:p>
        </w:tc>
        <w:tc>
          <w:tcPr>
            <w:tcW w:w="6660" w:type="dxa"/>
            <w:tcMar/>
          </w:tcPr>
          <w:p w:rsidR="00342260" w:rsidRDefault="00342260" w14:paraId="20D6F518" wp14:textId="77777777">
            <w:pPr>
              <w:rPr>
                <w:rFonts w:ascii="Arial" w:hAnsi="Arial" w:cs="Arial"/>
                <w:sz w:val="20"/>
                <w:szCs w:val="20"/>
              </w:rPr>
            </w:pPr>
            <w:r>
              <w:rPr>
                <w:rFonts w:ascii="Arial" w:hAnsi="Arial" w:cs="Arial"/>
                <w:sz w:val="20"/>
                <w:szCs w:val="20"/>
              </w:rPr>
              <w:t>Project Tracking process</w:t>
            </w:r>
          </w:p>
        </w:tc>
      </w:tr>
      <w:tr xmlns:wp14="http://schemas.microsoft.com/office/word/2010/wordml" w:rsidR="00342260" w:rsidTr="080F880C" w14:paraId="56E94D7A" wp14:textId="77777777">
        <w:tblPrEx>
          <w:tblCellMar>
            <w:top w:w="0" w:type="dxa"/>
            <w:bottom w:w="0" w:type="dxa"/>
          </w:tblCellMar>
        </w:tblPrEx>
        <w:tc>
          <w:tcPr>
            <w:tcW w:w="2250" w:type="dxa"/>
            <w:tcMar/>
          </w:tcPr>
          <w:p w:rsidR="00342260" w:rsidP="080F880C" w:rsidRDefault="00342260" w14:paraId="7BF6E3E2" wp14:textId="34D429A5">
            <w:pPr>
              <w:rPr>
                <w:rStyle w:val="StyleComplexArial"/>
              </w:rPr>
            </w:pPr>
            <w:r w:rsidRPr="080F880C" w:rsidR="5910BF4D">
              <w:rPr>
                <w:rStyle w:val="StyleComplexArial"/>
              </w:rPr>
              <w:t>HMT</w:t>
            </w:r>
            <w:r w:rsidRPr="080F880C" w:rsidR="00342260">
              <w:rPr>
                <w:rStyle w:val="StyleComplexArial"/>
              </w:rPr>
              <w:t>/ 5101/0211</w:t>
            </w:r>
          </w:p>
        </w:tc>
        <w:tc>
          <w:tcPr>
            <w:tcW w:w="6660" w:type="dxa"/>
            <w:tcMar/>
          </w:tcPr>
          <w:p w:rsidR="00342260" w:rsidRDefault="00342260" w14:paraId="0CD02849" wp14:textId="77777777">
            <w:pPr>
              <w:rPr>
                <w:rStyle w:val="StyleComplexArial"/>
                <w:szCs w:val="20"/>
              </w:rPr>
            </w:pPr>
            <w:r>
              <w:rPr>
                <w:rStyle w:val="StyleComplexArial"/>
                <w:szCs w:val="20"/>
              </w:rPr>
              <w:t>Review Process</w:t>
            </w:r>
          </w:p>
        </w:tc>
      </w:tr>
    </w:tbl>
    <w:p xmlns:wp14="http://schemas.microsoft.com/office/word/2010/wordml" w:rsidR="00342260" w:rsidP="080F880C" w:rsidRDefault="00342260" w14:paraId="1106E73B" wp14:textId="70544B81">
      <w:pPr>
        <w:pStyle w:val="Heading1"/>
        <w:numPr>
          <w:numId w:val="0"/>
        </w:numPr>
        <w:ind w:left="0"/>
        <w:rPr>
          <w:rFonts w:ascii="Arial" w:hAnsi="Arial"/>
          <w:sz w:val="32"/>
          <w:szCs w:val="32"/>
        </w:rPr>
      </w:pPr>
    </w:p>
    <w:p xmlns:wp14="http://schemas.microsoft.com/office/word/2010/wordml" w:rsidR="00342260" w:rsidP="080F880C" w:rsidRDefault="00342260" w14:paraId="1EC03D2C" wp14:textId="105B2BFA">
      <w:pPr>
        <w:pStyle w:val="Heading1"/>
        <w:numPr>
          <w:numId w:val="0"/>
        </w:numPr>
        <w:ind w:left="0"/>
        <w:rPr>
          <w:rFonts w:ascii="Arial" w:hAnsi="Arial"/>
          <w:sz w:val="32"/>
          <w:szCs w:val="32"/>
        </w:rPr>
      </w:pPr>
      <w:bookmarkStart w:name="_Toc133307155" w:id="45"/>
      <w:r w:rsidRPr="080F880C" w:rsidR="79A3AE26">
        <w:rPr>
          <w:rFonts w:ascii="Arial" w:hAnsi="Arial"/>
          <w:sz w:val="32"/>
          <w:szCs w:val="32"/>
        </w:rPr>
        <w:t>2.</w:t>
      </w:r>
      <w:r w:rsidRPr="080F880C" w:rsidR="00342260">
        <w:rPr>
          <w:rFonts w:ascii="Arial" w:hAnsi="Arial"/>
          <w:sz w:val="32"/>
          <w:szCs w:val="32"/>
        </w:rPr>
        <w:t>Entry Criteria</w:t>
      </w:r>
      <w:bookmarkEnd w:id="45"/>
      <w:r w:rsidRPr="080F880C" w:rsidR="00342260">
        <w:rPr>
          <w:rFonts w:ascii="Arial" w:hAnsi="Arial"/>
          <w:sz w:val="32"/>
          <w:szCs w:val="32"/>
        </w:rPr>
        <w:t xml:space="preserve"> </w:t>
      </w:r>
    </w:p>
    <w:p xmlns:wp14="http://schemas.microsoft.com/office/word/2010/wordml" w:rsidR="00342260" w:rsidP="080F880C" w:rsidRDefault="00342260" w14:paraId="101E6139" wp14:textId="290E80DE">
      <w:pPr>
        <w:pStyle w:val="Normal"/>
        <w:rPr>
          <w:rStyle w:val="StyleComplexArial"/>
          <w:b w:val="1"/>
          <w:bCs w:val="1"/>
          <w:i w:val="0"/>
          <w:iCs w:val="0"/>
          <w:sz w:val="28"/>
          <w:szCs w:val="28"/>
        </w:rPr>
      </w:pPr>
    </w:p>
    <w:p xmlns:wp14="http://schemas.microsoft.com/office/word/2010/wordml" w:rsidR="00342260" w:rsidP="080F880C" w:rsidRDefault="00342260" w14:paraId="22805115" wp14:textId="6BA92EF8">
      <w:pPr>
        <w:pStyle w:val="Normal"/>
        <w:rPr>
          <w:rStyle w:val="StyleComplexArial"/>
          <w:b w:val="1"/>
          <w:bCs w:val="1"/>
          <w:i w:val="0"/>
          <w:iCs w:val="0"/>
          <w:sz w:val="28"/>
          <w:szCs w:val="28"/>
        </w:rPr>
      </w:pPr>
      <w:r w:rsidRPr="080F880C" w:rsidR="00342260">
        <w:rPr>
          <w:rStyle w:val="StyleComplexArial"/>
          <w:b w:val="1"/>
          <w:bCs w:val="1"/>
          <w:i w:val="0"/>
          <w:iCs w:val="0"/>
          <w:sz w:val="28"/>
          <w:szCs w:val="28"/>
        </w:rPr>
        <w:t>Project Initiation</w:t>
      </w:r>
    </w:p>
    <w:p w:rsidR="7CC746E9" w:rsidP="080F880C" w:rsidRDefault="7CC746E9" w14:paraId="1F665F34" w14:textId="19CD8077">
      <w:pPr>
        <w:pStyle w:val="ListParagraph"/>
        <w:numPr>
          <w:ilvl w:val="0"/>
          <w:numId w:val="48"/>
        </w:numPr>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0"/>
          <w:bCs w:val="0"/>
          <w:i w:val="0"/>
          <w:iCs w:val="0"/>
          <w:caps w:val="0"/>
          <w:smallCaps w:val="0"/>
          <w:noProof w:val="0"/>
          <w:color w:val="595959" w:themeColor="text1" w:themeTint="A6" w:themeShade="FF"/>
          <w:sz w:val="32"/>
          <w:szCs w:val="32"/>
          <w:lang w:val="en-US"/>
        </w:rPr>
        <w:t xml:space="preserve">Feasibility study </w:t>
      </w:r>
    </w:p>
    <w:p w:rsidR="7CC746E9" w:rsidP="080F880C" w:rsidRDefault="7CC746E9" w14:paraId="20B8437B" w14:textId="5BE4A144">
      <w:pPr>
        <w:pStyle w:val="ListParagraph"/>
        <w:numPr>
          <w:ilvl w:val="0"/>
          <w:numId w:val="48"/>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0"/>
          <w:bCs w:val="0"/>
          <w:i w:val="0"/>
          <w:iCs w:val="0"/>
          <w:caps w:val="0"/>
          <w:smallCaps w:val="0"/>
          <w:noProof w:val="0"/>
          <w:color w:val="595959" w:themeColor="text1" w:themeTint="A6" w:themeShade="FF"/>
          <w:sz w:val="32"/>
          <w:szCs w:val="32"/>
          <w:lang w:val="en-US"/>
        </w:rPr>
        <w:t>*Assigning project characters</w:t>
      </w:r>
    </w:p>
    <w:p w:rsidR="7CC746E9" w:rsidP="080F880C" w:rsidRDefault="7CC746E9" w14:paraId="317EAAAD" w14:textId="57E7D931">
      <w:pPr>
        <w:pStyle w:val="ListParagraph"/>
        <w:numPr>
          <w:ilvl w:val="0"/>
          <w:numId w:val="48"/>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*Review</w:t>
      </w:r>
    </w:p>
    <w:p w:rsidR="7CC746E9" w:rsidP="080F880C" w:rsidRDefault="7CC746E9" w14:paraId="0331B4EB" w14:textId="3762E013">
      <w:pPr>
        <w:pStyle w:val="ListParagraph"/>
        <w:numPr>
          <w:ilvl w:val="0"/>
          <w:numId w:val="48"/>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*Project office location identification</w:t>
      </w:r>
    </w:p>
    <w:p w:rsidR="7CC746E9" w:rsidP="080F880C" w:rsidRDefault="7CC746E9" w14:paraId="596DE142" w14:textId="2EDC4D88">
      <w:pPr>
        <w:pStyle w:val="ListParagraph"/>
        <w:numPr>
          <w:ilvl w:val="0"/>
          <w:numId w:val="48"/>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*Scheduling of project</w:t>
      </w:r>
    </w:p>
    <w:p w:rsidR="080F880C" w:rsidP="080F880C" w:rsidRDefault="080F880C" w14:paraId="7D67DF66" w14:textId="4080C472">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p>
    <w:p w:rsidR="7CC746E9" w:rsidP="080F880C" w:rsidRDefault="7CC746E9" w14:paraId="5FBF7881" w14:textId="3EE815A4">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 xml:space="preserve">Here are some more points </w:t>
      </w:r>
    </w:p>
    <w:p w:rsidR="7CC746E9" w:rsidP="080F880C" w:rsidRDefault="7CC746E9" w14:paraId="7BD935DF" w14:textId="174BE8B1">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 xml:space="preserve">Define the Project: </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Start by defining the project's objectives and goals. Clearly state the purpose of the project and the things you hope to achieve.</w:t>
      </w:r>
    </w:p>
    <w:p w:rsidR="7CC746E9" w:rsidP="080F880C" w:rsidRDefault="7CC746E9" w14:paraId="53EEF96C" w14:textId="0DE15BE5">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Understand the Project's Scope and Boundaries</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 Identify the scope and boundaries by determining what is in and out of the scope.</w:t>
      </w:r>
    </w:p>
    <w:p w:rsidR="7CC746E9" w:rsidP="080F880C" w:rsidRDefault="7CC746E9" w14:paraId="544E1BB0" w14:textId="24C50EF5">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 xml:space="preserve">Stakeholder Engagement: </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Before the planning phase begins, stakeholders should approve the project's objectives, scope, budget, and timeline.</w:t>
      </w:r>
    </w:p>
    <w:p w:rsidR="7CC746E9" w:rsidP="080F880C" w:rsidRDefault="7CC746E9" w14:paraId="1E848846" w14:textId="243E2EC1">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Conduct Feasibility Analysis:</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 xml:space="preserve"> This step involves assessing whether the project is feasible within the given constraints, such as time, budget, resources, and technology.</w:t>
      </w:r>
    </w:p>
    <w:p w:rsidR="7CC746E9" w:rsidP="080F880C" w:rsidRDefault="7CC746E9" w14:paraId="11AD7A03" w14:textId="61C9D85C">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Generate a Project Charte</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r: A project charter captures key aspects of the project, including the project's objectives, scope, constraints, stakeholders, risks, budget, and timeline.</w:t>
      </w:r>
    </w:p>
    <w:p w:rsidR="7CC746E9" w:rsidP="080F880C" w:rsidRDefault="7CC746E9" w14:paraId="7F5A5A7A" w14:textId="0E3F5457">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Allocate Resources, Plan, Assess, and Manage Risks</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 This step involves assessing potential risks and allocating the necessary resources to manage them.</w:t>
      </w:r>
    </w:p>
    <w:p w:rsidR="7CC746E9" w:rsidP="080F880C" w:rsidRDefault="7CC746E9" w14:paraId="36835D5E" w14:textId="1BE302B8">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Establish Project Governance</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 This means you have to define the roles and responsibilities of the project team and the project's governance structure.</w:t>
      </w:r>
    </w:p>
    <w:p w:rsidR="7CC746E9" w:rsidP="080F880C" w:rsidRDefault="7CC746E9" w14:paraId="0DF79A61" w14:textId="2C166A73">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Form the Project Team:</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 xml:space="preserve"> Form a team of experts who will work together to deliver the project successfully.</w:t>
      </w:r>
    </w:p>
    <w:p w:rsidR="7CC746E9" w:rsidP="080F880C" w:rsidRDefault="7CC746E9" w14:paraId="2C5AD3B3" w14:textId="766DAC86">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Communicate and Obtain Buy-In</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 Communication is critical during the project initiation stage. Ensure that stakeholders and team members know what is expected of them.</w:t>
      </w:r>
    </w:p>
    <w:p w:rsidR="080F880C" w:rsidP="080F880C" w:rsidRDefault="080F880C" w14:paraId="4AA9C651" w14:textId="6ED79ADC">
      <w:pPr>
        <w:pStyle w:val="Normal"/>
        <w:spacing w:after="120" w:line="259" w:lineRule="auto"/>
        <w:ind w:left="0"/>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p>
    <w:p w:rsidR="080F880C" w:rsidP="080F880C" w:rsidRDefault="080F880C" w14:paraId="1798CFC8" w14:textId="69EDE8AB">
      <w:pPr>
        <w:pStyle w:val="Normal"/>
        <w:spacing w:after="120" w:line="259" w:lineRule="auto"/>
        <w:ind w:left="0"/>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p>
    <w:p w:rsidR="080F880C" w:rsidP="080F880C" w:rsidRDefault="080F880C" w14:paraId="168B2607" w14:textId="617ADD37">
      <w:pPr>
        <w:pStyle w:val="Normal"/>
        <w:spacing w:after="120" w:line="259" w:lineRule="auto"/>
        <w:ind w:left="0"/>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p>
    <w:p w:rsidR="7CC746E9" w:rsidP="080F880C" w:rsidRDefault="7CC746E9" w14:paraId="2A8CD851" w14:textId="702FA185">
      <w:pPr>
        <w:pStyle w:val="ListParagraph"/>
        <w:numPr>
          <w:ilvl w:val="0"/>
          <w:numId w:val="47"/>
        </w:numPr>
        <w:spacing w:after="120" w:line="259" w:lineRule="auto"/>
        <w:jc w:val="left"/>
        <w:rPr>
          <w:rFonts w:ascii="Times New Roman" w:hAnsi="Times New Roman" w:eastAsia="MS Mincho" w:cs="Times New Roman"/>
          <w:b w:val="0"/>
          <w:bCs w:val="0"/>
          <w:i w:val="0"/>
          <w:iCs w:val="0"/>
          <w:caps w:val="0"/>
          <w:smallCaps w:val="0"/>
          <w:noProof w:val="0"/>
          <w:color w:val="595959" w:themeColor="text1" w:themeTint="A6" w:themeShade="FF"/>
          <w:sz w:val="24"/>
          <w:szCs w:val="24"/>
          <w:lang w:val="en-US"/>
        </w:rPr>
      </w:pPr>
      <w:r w:rsidRPr="080F880C" w:rsidR="7CC746E9">
        <w:rPr>
          <w:rFonts w:ascii="Arial" w:hAnsi="Arial" w:eastAsia="Arial" w:cs="Arial"/>
          <w:b w:val="1"/>
          <w:bCs w:val="1"/>
          <w:i w:val="0"/>
          <w:iCs w:val="0"/>
          <w:caps w:val="0"/>
          <w:smallCaps w:val="0"/>
          <w:noProof w:val="0"/>
          <w:color w:val="595959" w:themeColor="text1" w:themeTint="A6" w:themeShade="FF"/>
          <w:sz w:val="30"/>
          <w:szCs w:val="30"/>
          <w:lang w:val="en-US"/>
        </w:rPr>
        <w:t>Kick-off the Project and Initial Planning</w:t>
      </w:r>
      <w:r w:rsidRPr="080F880C" w:rsidR="7CC746E9">
        <w:rPr>
          <w:rFonts w:ascii="Arial" w:hAnsi="Arial" w:eastAsia="Arial" w:cs="Arial"/>
          <w:b w:val="0"/>
          <w:bCs w:val="0"/>
          <w:i w:val="0"/>
          <w:iCs w:val="0"/>
          <w:caps w:val="0"/>
          <w:smallCaps w:val="0"/>
          <w:noProof w:val="0"/>
          <w:color w:val="595959" w:themeColor="text1" w:themeTint="A6" w:themeShade="FF"/>
          <w:sz w:val="30"/>
          <w:szCs w:val="30"/>
          <w:lang w:val="en-US"/>
        </w:rPr>
        <w:t>: Now that the project initiation phase is complete, you can kick off the project and begin initial planning, which involves developing detailed project plans, assigning tasks, and setting timelines</w:t>
      </w:r>
    </w:p>
    <w:p w:rsidR="080F880C" w:rsidP="080F880C" w:rsidRDefault="080F880C" w14:paraId="205FBDBF" w14:textId="4381FCF5">
      <w:pPr>
        <w:pStyle w:val="Normal"/>
        <w:numPr>
          <w:ilvl w:val="0"/>
          <w:numId w:val="47"/>
        </w:numPr>
        <w:rPr>
          <w:rStyle w:val="StyleComplexArial"/>
          <w:rFonts w:ascii="Times New Roman" w:hAnsi="Times New Roman" w:eastAsia="MS Mincho" w:cs="Times New Roman"/>
          <w:b w:val="1"/>
          <w:bCs w:val="1"/>
          <w:i w:val="0"/>
          <w:iCs w:val="0"/>
          <w:sz w:val="24"/>
          <w:szCs w:val="24"/>
        </w:rPr>
      </w:pPr>
    </w:p>
    <w:p xmlns:wp14="http://schemas.microsoft.com/office/word/2010/wordml" w:rsidR="00342260" w:rsidRDefault="00342260" w14:paraId="42C75926" wp14:textId="77777777">
      <w:pPr>
        <w:pStyle w:val="Heading1"/>
        <w:rPr>
          <w:rFonts w:ascii="Arial" w:hAnsi="Arial"/>
          <w:sz w:val="32"/>
        </w:rPr>
      </w:pPr>
      <w:bookmarkStart w:name="_Toc133307156" w:id="46"/>
      <w:r w:rsidRPr="080F880C" w:rsidR="00342260">
        <w:rPr>
          <w:rFonts w:ascii="Arial" w:hAnsi="Arial"/>
          <w:sz w:val="32"/>
          <w:szCs w:val="32"/>
        </w:rPr>
        <w:t>Inputs</w:t>
      </w:r>
      <w:bookmarkEnd w:id="46"/>
    </w:p>
    <w:p xmlns:wp14="http://schemas.microsoft.com/office/word/2010/wordml" w:rsidR="00342260" w:rsidP="080F880C" w:rsidRDefault="00342260" w14:paraId="6BC3B2D2" wp14:textId="60E44BF1">
      <w:pPr>
        <w:pStyle w:val="Normal"/>
        <w:rPr>
          <w:rFonts w:ascii="Arial" w:hAnsi="Arial" w:eastAsia="Arial" w:cs="Arial"/>
          <w:b w:val="1"/>
          <w:bCs w:val="1"/>
          <w:sz w:val="28"/>
          <w:szCs w:val="28"/>
        </w:rPr>
      </w:pPr>
      <w:r w:rsidR="0A776CA1">
        <w:drawing>
          <wp:inline xmlns:wp14="http://schemas.microsoft.com/office/word/2010/wordprocessingDrawing" wp14:editId="2483D556" wp14:anchorId="628FAC52">
            <wp:extent cx="4638674" cy="2028825"/>
            <wp:effectExtent l="0" t="0" r="0" b="0"/>
            <wp:docPr id="1791834051" name="" title=""/>
            <wp:cNvGraphicFramePr>
              <a:graphicFrameLocks noChangeAspect="1"/>
            </wp:cNvGraphicFramePr>
            <a:graphic>
              <a:graphicData uri="http://schemas.openxmlformats.org/drawingml/2006/picture">
                <pic:pic>
                  <pic:nvPicPr>
                    <pic:cNvPr id="0" name=""/>
                    <pic:cNvPicPr/>
                  </pic:nvPicPr>
                  <pic:blipFill>
                    <a:blip r:embed="Re27676ab31b74547">
                      <a:extLst>
                        <a:ext xmlns:a="http://schemas.openxmlformats.org/drawingml/2006/main" uri="{28A0092B-C50C-407E-A947-70E740481C1C}">
                          <a14:useLocalDpi val="0"/>
                        </a:ext>
                      </a:extLst>
                    </a:blip>
                    <a:stretch>
                      <a:fillRect/>
                    </a:stretch>
                  </pic:blipFill>
                  <pic:spPr>
                    <a:xfrm>
                      <a:off x="0" y="0"/>
                      <a:ext cx="4638674" cy="2028825"/>
                    </a:xfrm>
                    <a:prstGeom prst="rect">
                      <a:avLst/>
                    </a:prstGeom>
                  </pic:spPr>
                </pic:pic>
              </a:graphicData>
            </a:graphic>
          </wp:inline>
        </w:drawing>
      </w:r>
    </w:p>
    <w:p xmlns:wp14="http://schemas.microsoft.com/office/word/2010/wordml" w:rsidR="00342260" w:rsidP="080F880C" w:rsidRDefault="00342260" w14:paraId="5A1FC6C4" wp14:textId="6951BBDF">
      <w:pPr>
        <w:pStyle w:val="Normal"/>
      </w:pPr>
    </w:p>
    <w:p xmlns:wp14="http://schemas.microsoft.com/office/word/2010/wordml" w:rsidR="00342260" w:rsidP="080F880C" w:rsidRDefault="00342260" w14:paraId="2B09AEAA" wp14:textId="4EBD00F8">
      <w:pPr>
        <w:pStyle w:val="Normal"/>
        <w:rPr>
          <w:b w:val="1"/>
          <w:bCs w:val="1"/>
          <w:sz w:val="28"/>
          <w:szCs w:val="28"/>
        </w:rPr>
      </w:pPr>
      <w:r w:rsidRPr="080F880C" w:rsidR="5E73DF5F">
        <w:rPr>
          <w:b w:val="1"/>
          <w:bCs w:val="1"/>
          <w:sz w:val="28"/>
          <w:szCs w:val="28"/>
        </w:rPr>
        <w:t>Use-Case Diagram</w:t>
      </w:r>
    </w:p>
    <w:p xmlns:wp14="http://schemas.microsoft.com/office/word/2010/wordml" w:rsidR="00342260" w:rsidP="080F880C" w:rsidRDefault="00342260" w14:paraId="11FBDBF4" wp14:textId="3336744F">
      <w:pPr>
        <w:pStyle w:val="Normal"/>
      </w:pPr>
    </w:p>
    <w:p xmlns:wp14="http://schemas.microsoft.com/office/word/2010/wordml" w:rsidR="00342260" w:rsidP="080F880C" w:rsidRDefault="00342260" w14:paraId="2E30BC03" wp14:textId="71368BDC">
      <w:pPr>
        <w:pStyle w:val="Normal"/>
        <w:rPr>
          <w:rFonts w:ascii="Arial" w:hAnsi="Arial" w:eastAsia="Arial" w:cs="Arial"/>
          <w:b w:val="1"/>
          <w:bCs w:val="1"/>
          <w:sz w:val="28"/>
          <w:szCs w:val="28"/>
        </w:rPr>
      </w:pPr>
      <w:r w:rsidR="5E73DF5F">
        <w:drawing>
          <wp:inline xmlns:wp14="http://schemas.microsoft.com/office/word/2010/wordprocessingDrawing" wp14:editId="15859A66" wp14:anchorId="37F4FBE8">
            <wp:extent cx="4838700" cy="2000250"/>
            <wp:effectExtent l="0" t="0" r="0" b="0"/>
            <wp:docPr id="556288249" name="" title=""/>
            <wp:cNvGraphicFramePr>
              <a:graphicFrameLocks noChangeAspect="1"/>
            </wp:cNvGraphicFramePr>
            <a:graphic>
              <a:graphicData uri="http://schemas.openxmlformats.org/drawingml/2006/picture">
                <pic:pic>
                  <pic:nvPicPr>
                    <pic:cNvPr id="0" name=""/>
                    <pic:cNvPicPr/>
                  </pic:nvPicPr>
                  <pic:blipFill>
                    <a:blip r:embed="Rde843c16f07a4f92">
                      <a:extLst>
                        <a:ext xmlns:a="http://schemas.openxmlformats.org/drawingml/2006/main" uri="{28A0092B-C50C-407E-A947-70E740481C1C}">
                          <a14:useLocalDpi val="0"/>
                        </a:ext>
                      </a:extLst>
                    </a:blip>
                    <a:stretch>
                      <a:fillRect/>
                    </a:stretch>
                  </pic:blipFill>
                  <pic:spPr>
                    <a:xfrm>
                      <a:off x="0" y="0"/>
                      <a:ext cx="4838700" cy="2000250"/>
                    </a:xfrm>
                    <a:prstGeom prst="rect">
                      <a:avLst/>
                    </a:prstGeom>
                  </pic:spPr>
                </pic:pic>
              </a:graphicData>
            </a:graphic>
          </wp:inline>
        </w:drawing>
      </w:r>
      <w:r>
        <w:br/>
      </w:r>
      <w:r>
        <w:br/>
      </w:r>
      <w:r>
        <w:br/>
      </w:r>
      <w:r w:rsidRPr="080F880C" w:rsidR="0A776CA1">
        <w:rPr>
          <w:rFonts w:ascii="Arial" w:hAnsi="Arial" w:eastAsia="Arial" w:cs="Arial"/>
          <w:b w:val="1"/>
          <w:bCs w:val="1"/>
          <w:sz w:val="28"/>
          <w:szCs w:val="28"/>
        </w:rPr>
        <w:t xml:space="preserve">Input </w:t>
      </w:r>
      <w:r w:rsidRPr="080F880C" w:rsidR="6C97EC6C">
        <w:rPr>
          <w:rFonts w:ascii="Arial" w:hAnsi="Arial" w:eastAsia="Arial" w:cs="Arial"/>
          <w:b w:val="1"/>
          <w:bCs w:val="1"/>
          <w:sz w:val="28"/>
          <w:szCs w:val="28"/>
        </w:rPr>
        <w:t>(Mind Map)</w:t>
      </w:r>
    </w:p>
    <w:p xmlns:wp14="http://schemas.microsoft.com/office/word/2010/wordml" w:rsidR="00342260" w:rsidP="080F880C" w:rsidRDefault="00342260" w14:paraId="44F4AEDE" wp14:textId="4AAD28BF">
      <w:pPr>
        <w:pStyle w:val="Normal"/>
        <w:rPr>
          <w:rFonts w:ascii="Arial" w:hAnsi="Arial" w:eastAsia="Arial" w:cs="Arial"/>
          <w:b w:val="1"/>
          <w:bCs w:val="1"/>
          <w:sz w:val="28"/>
          <w:szCs w:val="28"/>
        </w:rPr>
      </w:pPr>
    </w:p>
    <w:p xmlns:wp14="http://schemas.microsoft.com/office/word/2010/wordml" w:rsidR="00342260" w:rsidP="080F880C" w:rsidRDefault="00342260" w14:paraId="7AB8FC70" wp14:textId="4CED3BE3">
      <w:pPr>
        <w:pStyle w:val="Normal"/>
      </w:pPr>
      <w:r w:rsidR="15D70AF7">
        <w:drawing>
          <wp:inline xmlns:wp14="http://schemas.microsoft.com/office/word/2010/wordprocessingDrawing" wp14:editId="276E289F" wp14:anchorId="630E1278">
            <wp:extent cx="5324475" cy="1493868"/>
            <wp:effectExtent l="0" t="0" r="0" b="0"/>
            <wp:docPr id="777691782" name="" descr="image" title=""/>
            <wp:cNvGraphicFramePr>
              <a:graphicFrameLocks noChangeAspect="1"/>
            </wp:cNvGraphicFramePr>
            <a:graphic>
              <a:graphicData uri="http://schemas.openxmlformats.org/drawingml/2006/picture">
                <pic:pic>
                  <pic:nvPicPr>
                    <pic:cNvPr id="0" name=""/>
                    <pic:cNvPicPr/>
                  </pic:nvPicPr>
                  <pic:blipFill>
                    <a:blip r:embed="R1e46ba1e73134826">
                      <a:extLst>
                        <a:ext xmlns:a="http://schemas.openxmlformats.org/drawingml/2006/main" uri="{28A0092B-C50C-407E-A947-70E740481C1C}">
                          <a14:useLocalDpi val="0"/>
                        </a:ext>
                      </a:extLst>
                    </a:blip>
                    <a:stretch>
                      <a:fillRect/>
                    </a:stretch>
                  </pic:blipFill>
                  <pic:spPr>
                    <a:xfrm>
                      <a:off x="0" y="0"/>
                      <a:ext cx="5324475" cy="1493868"/>
                    </a:xfrm>
                    <a:prstGeom prst="rect">
                      <a:avLst/>
                    </a:prstGeom>
                  </pic:spPr>
                </pic:pic>
              </a:graphicData>
            </a:graphic>
          </wp:inline>
        </w:drawing>
      </w:r>
      <w:r>
        <w:br/>
      </w:r>
    </w:p>
    <w:p xmlns:wp14="http://schemas.microsoft.com/office/word/2010/wordml" w:rsidR="00342260" w:rsidP="080F880C" w:rsidRDefault="00342260" w14:paraId="1952413E" wp14:textId="4FE1E866">
      <w:pPr>
        <w:pStyle w:val="Normal"/>
      </w:pPr>
      <w:r w:rsidR="6C97EC6C">
        <w:drawing>
          <wp:inline xmlns:wp14="http://schemas.microsoft.com/office/word/2010/wordprocessingDrawing" wp14:editId="261DFC8A" wp14:anchorId="69A6DFAB">
            <wp:extent cx="5562646" cy="3932560"/>
            <wp:effectExtent l="0" t="0" r="0" b="0"/>
            <wp:docPr id="693017015" name="" descr="image" title=""/>
            <wp:cNvGraphicFramePr>
              <a:graphicFrameLocks noChangeAspect="1"/>
            </wp:cNvGraphicFramePr>
            <a:graphic>
              <a:graphicData uri="http://schemas.openxmlformats.org/drawingml/2006/picture">
                <pic:pic>
                  <pic:nvPicPr>
                    <pic:cNvPr id="0" name=""/>
                    <pic:cNvPicPr/>
                  </pic:nvPicPr>
                  <pic:blipFill>
                    <a:blip r:embed="R8c6e91076a53416f">
                      <a:extLst>
                        <a:ext xmlns:a="http://schemas.openxmlformats.org/drawingml/2006/main" uri="{28A0092B-C50C-407E-A947-70E740481C1C}">
                          <a14:useLocalDpi val="0"/>
                        </a:ext>
                      </a:extLst>
                    </a:blip>
                    <a:srcRect l="7708" t="22962" r="28541" b="11851"/>
                    <a:stretch>
                      <a:fillRect/>
                    </a:stretch>
                  </pic:blipFill>
                  <pic:spPr>
                    <a:xfrm>
                      <a:off x="0" y="0"/>
                      <a:ext cx="5562646" cy="3932560"/>
                    </a:xfrm>
                    <a:prstGeom prst="rect">
                      <a:avLst/>
                    </a:prstGeom>
                  </pic:spPr>
                </pic:pic>
              </a:graphicData>
            </a:graphic>
          </wp:inline>
        </w:drawing>
      </w:r>
    </w:p>
    <w:p xmlns:wp14="http://schemas.microsoft.com/office/word/2010/wordml" w:rsidR="00342260" w:rsidP="080F880C" w:rsidRDefault="00342260" w14:paraId="136D186A" wp14:textId="27219171">
      <w:pPr>
        <w:pStyle w:val="Normal"/>
      </w:pPr>
    </w:p>
    <w:p xmlns:wp14="http://schemas.microsoft.com/office/word/2010/wordml" w:rsidR="00342260" w:rsidP="080F880C" w:rsidRDefault="00342260" w14:paraId="3F524DAF" wp14:textId="0051F7F8">
      <w:pPr>
        <w:pStyle w:val="Normal"/>
      </w:pPr>
    </w:p>
    <w:p xmlns:wp14="http://schemas.microsoft.com/office/word/2010/wordml" w:rsidR="00342260" w:rsidP="080F880C" w:rsidRDefault="00342260" w14:paraId="2509F785" wp14:textId="08C2AD78">
      <w:pPr>
        <w:pStyle w:val="Normal"/>
      </w:pPr>
    </w:p>
    <w:p xmlns:wp14="http://schemas.microsoft.com/office/word/2010/wordml" w:rsidR="00342260" w:rsidP="080F880C" w:rsidRDefault="00342260" w14:paraId="1DD85D2A" wp14:textId="23D20B6B">
      <w:pPr>
        <w:pStyle w:val="Normal"/>
      </w:pPr>
    </w:p>
    <w:p xmlns:wp14="http://schemas.microsoft.com/office/word/2010/wordml" w:rsidR="00342260" w:rsidP="080F880C" w:rsidRDefault="00342260" w14:paraId="2195DA29" wp14:textId="2E7033CA">
      <w:pPr>
        <w:pStyle w:val="Normal"/>
        <w:rPr>
          <w:rFonts w:ascii="Times New Roman" w:hAnsi="Times New Roman" w:eastAsia="MS Mincho" w:cs="Times New Roman"/>
          <w:b w:val="1"/>
          <w:bCs w:val="1"/>
          <w:sz w:val="24"/>
          <w:szCs w:val="24"/>
        </w:rPr>
      </w:pPr>
      <w:bookmarkStart w:name="_Toc133307157" w:id="47"/>
      <w:r w:rsidRPr="080F880C" w:rsidR="080F880C">
        <w:rPr>
          <w:rFonts w:ascii="Arial" w:hAnsi="Arial"/>
          <w:b w:val="1"/>
          <w:bCs w:val="1"/>
          <w:sz w:val="32"/>
          <w:szCs w:val="32"/>
        </w:rPr>
        <w:t xml:space="preserve">3. </w:t>
      </w:r>
      <w:r w:rsidRPr="080F880C" w:rsidR="00342260">
        <w:rPr>
          <w:rFonts w:ascii="Arial" w:hAnsi="Arial"/>
          <w:b w:val="1"/>
          <w:bCs w:val="1"/>
          <w:sz w:val="32"/>
          <w:szCs w:val="32"/>
        </w:rPr>
        <w:t>Process Flow</w:t>
      </w:r>
      <w:bookmarkEnd w:id="47"/>
    </w:p>
    <w:p xmlns:wp14="http://schemas.microsoft.com/office/word/2010/wordml" w:rsidRPr="00587DB7" w:rsidR="00587DB7" w:rsidP="080F880C" w:rsidRDefault="00587DB7" w14:paraId="48B6E6C4" wp14:textId="40AB5312">
      <w:pPr>
        <w:pStyle w:val="Normal"/>
      </w:pPr>
      <w:r w:rsidR="577875F6">
        <w:drawing>
          <wp:inline xmlns:wp14="http://schemas.microsoft.com/office/word/2010/wordprocessingDrawing" wp14:editId="7A0D7938" wp14:anchorId="7898BCB6">
            <wp:extent cx="5476876" cy="3257550"/>
            <wp:effectExtent l="0" t="0" r="0" b="0"/>
            <wp:docPr id="2034091962" name="" title=""/>
            <wp:cNvGraphicFramePr>
              <a:graphicFrameLocks noChangeAspect="1"/>
            </wp:cNvGraphicFramePr>
            <a:graphic>
              <a:graphicData uri="http://schemas.openxmlformats.org/drawingml/2006/picture">
                <pic:pic>
                  <pic:nvPicPr>
                    <pic:cNvPr id="0" name=""/>
                    <pic:cNvPicPr/>
                  </pic:nvPicPr>
                  <pic:blipFill>
                    <a:blip r:embed="R0582da86664141ef">
                      <a:extLst>
                        <a:ext xmlns:a="http://schemas.openxmlformats.org/drawingml/2006/main" uri="{28A0092B-C50C-407E-A947-70E740481C1C}">
                          <a14:useLocalDpi val="0"/>
                        </a:ext>
                      </a:extLst>
                    </a:blip>
                    <a:stretch>
                      <a:fillRect/>
                    </a:stretch>
                  </pic:blipFill>
                  <pic:spPr>
                    <a:xfrm>
                      <a:off x="0" y="0"/>
                      <a:ext cx="5476876" cy="3257550"/>
                    </a:xfrm>
                    <a:prstGeom prst="rect">
                      <a:avLst/>
                    </a:prstGeom>
                  </pic:spPr>
                </pic:pic>
              </a:graphicData>
            </a:graphic>
          </wp:inline>
        </w:drawing>
      </w:r>
    </w:p>
    <w:p xmlns:wp14="http://schemas.microsoft.com/office/word/2010/wordml" w:rsidRPr="00587DB7" w:rsidR="00587DB7" w:rsidP="080F880C" w:rsidRDefault="00587DB7" w14:paraId="4D01AE26" wp14:textId="16BD2B34">
      <w:pPr>
        <w:pStyle w:val="Normal"/>
      </w:pPr>
    </w:p>
    <w:p xmlns:wp14="http://schemas.microsoft.com/office/word/2010/wordml" w:rsidRPr="00587DB7" w:rsidR="00587DB7" w:rsidP="080F880C" w:rsidRDefault="00587DB7" w14:paraId="2A1631F1" wp14:textId="7002A96C">
      <w:pPr>
        <w:pStyle w:val="Normal"/>
      </w:pPr>
    </w:p>
    <w:p xmlns:wp14="http://schemas.microsoft.com/office/word/2010/wordml" w:rsidRPr="00587DB7" w:rsidR="00587DB7" w:rsidP="080F880C" w:rsidRDefault="00587DB7" w14:paraId="5A540EAD" wp14:textId="44FEBB2E">
      <w:pPr>
        <w:pStyle w:val="Normal"/>
      </w:pPr>
    </w:p>
    <w:p xmlns:wp14="http://schemas.microsoft.com/office/word/2010/wordml" w:rsidRPr="00587DB7" w:rsidR="00587DB7" w:rsidP="080F880C" w:rsidRDefault="00587DB7" w14:paraId="2DBF0D7D" wp14:textId="4AE5B99C">
      <w:pPr>
        <w:pStyle w:val="Normal"/>
      </w:pPr>
      <w:r w:rsidR="3EAE6993">
        <w:drawing>
          <wp:inline xmlns:wp14="http://schemas.microsoft.com/office/word/2010/wordprocessingDrawing" wp14:editId="216E3CC2" wp14:anchorId="5A09AD60">
            <wp:extent cx="5406978" cy="2377212"/>
            <wp:effectExtent l="0" t="0" r="0" b="0"/>
            <wp:docPr id="1095313614" name="" descr="image" title=""/>
            <wp:cNvGraphicFramePr>
              <a:graphicFrameLocks noChangeAspect="1"/>
            </wp:cNvGraphicFramePr>
            <a:graphic>
              <a:graphicData uri="http://schemas.openxmlformats.org/drawingml/2006/picture">
                <pic:pic>
                  <pic:nvPicPr>
                    <pic:cNvPr id="0" name=""/>
                    <pic:cNvPicPr/>
                  </pic:nvPicPr>
                  <pic:blipFill>
                    <a:blip r:embed="Reb792e51c287448d">
                      <a:extLst>
                        <a:ext xmlns:a="http://schemas.openxmlformats.org/drawingml/2006/main" uri="{28A0092B-C50C-407E-A947-70E740481C1C}">
                          <a14:useLocalDpi val="0"/>
                        </a:ext>
                      </a:extLst>
                    </a:blip>
                    <a:stretch>
                      <a:fillRect/>
                    </a:stretch>
                  </pic:blipFill>
                  <pic:spPr>
                    <a:xfrm>
                      <a:off x="0" y="0"/>
                      <a:ext cx="5406978" cy="2377212"/>
                    </a:xfrm>
                    <a:prstGeom prst="rect">
                      <a:avLst/>
                    </a:prstGeom>
                  </pic:spPr>
                </pic:pic>
              </a:graphicData>
            </a:graphic>
          </wp:inline>
        </w:drawing>
      </w:r>
      <w:r>
        <w:br/>
      </w:r>
      <w:r>
        <w:br/>
      </w:r>
    </w:p>
    <w:p xmlns:wp14="http://schemas.microsoft.com/office/word/2010/wordml" w:rsidRPr="00A5384D" w:rsidR="00825163" w:rsidRDefault="00A5384D" w14:paraId="6B62F1B3" wp14:textId="5B5A615B">
      <w:pPr/>
    </w:p>
    <w:p xmlns:wp14="http://schemas.microsoft.com/office/word/2010/wordml" w:rsidR="00342260" w:rsidRDefault="00342260" w14:paraId="48017F7A" wp14:textId="77777777">
      <w:pPr>
        <w:pStyle w:val="Heading1"/>
        <w:rPr>
          <w:rFonts w:ascii="Arial" w:hAnsi="Arial"/>
          <w:sz w:val="32"/>
        </w:rPr>
      </w:pPr>
      <w:bookmarkStart w:name="_Toc358554579" w:id="48"/>
      <w:bookmarkStart w:name="_Toc373640248" w:id="49"/>
      <w:bookmarkStart w:name="_Toc375537885" w:id="50"/>
      <w:bookmarkStart w:name="_Toc375538258" w:id="51"/>
      <w:bookmarkStart w:name="_Toc399318559" w:id="52"/>
      <w:bookmarkStart w:name="_Toc133307158" w:id="53"/>
      <w:bookmarkEnd w:id="35"/>
      <w:bookmarkEnd w:id="36"/>
      <w:bookmarkEnd w:id="37"/>
      <w:bookmarkEnd w:id="38"/>
      <w:bookmarkEnd w:id="39"/>
      <w:r w:rsidRPr="080F880C" w:rsidR="00342260">
        <w:rPr>
          <w:rFonts w:ascii="Arial" w:hAnsi="Arial"/>
          <w:sz w:val="32"/>
          <w:szCs w:val="32"/>
        </w:rPr>
        <w:t>Process Description</w:t>
      </w:r>
      <w:bookmarkEnd w:id="48"/>
      <w:bookmarkEnd w:id="49"/>
      <w:bookmarkEnd w:id="50"/>
      <w:bookmarkEnd w:id="51"/>
      <w:bookmarkEnd w:id="52"/>
      <w:bookmarkEnd w:id="53"/>
      <w:r w:rsidRPr="080F880C" w:rsidR="00342260">
        <w:rPr>
          <w:rFonts w:ascii="Arial" w:hAnsi="Arial"/>
          <w:sz w:val="32"/>
          <w:szCs w:val="32"/>
        </w:rPr>
        <w:t xml:space="preserve"> </w:t>
      </w:r>
      <w:bookmarkStart w:name="_Toc454330497" w:id="54"/>
    </w:p>
    <w:p xmlns:wp14="http://schemas.microsoft.com/office/word/2010/wordml" w:rsidR="00342260" w:rsidRDefault="00342260" w14:paraId="349C4AA5" wp14:textId="77777777">
      <w:pPr>
        <w:pStyle w:val="Heading2"/>
        <w:rPr>
          <w:rFonts w:ascii="Arial" w:hAnsi="Arial" w:cs="Arial"/>
        </w:rPr>
      </w:pPr>
      <w:bookmarkStart w:name="_Toc133307159" w:id="55"/>
      <w:r w:rsidRPr="080F880C" w:rsidR="00342260">
        <w:rPr>
          <w:rFonts w:ascii="Arial" w:hAnsi="Arial" w:cs="Arial"/>
        </w:rPr>
        <w:t>Requirements Elicitation</w:t>
      </w:r>
      <w:bookmarkEnd w:id="55"/>
      <w:r w:rsidRPr="080F880C" w:rsidR="00342260">
        <w:rPr>
          <w:rFonts w:ascii="Arial" w:hAnsi="Arial" w:cs="Arial"/>
        </w:rPr>
        <w:t xml:space="preserve"> </w:t>
      </w:r>
    </w:p>
    <w:p w:rsidR="7B82EA46" w:rsidP="080F880C" w:rsidRDefault="7B82EA46" w14:paraId="5432EDCD" w14:textId="3EE826A1">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r w:rsidRPr="080F880C" w:rsidR="7B82EA46">
        <w:rPr>
          <w:rFonts w:ascii="Arial" w:hAnsi="Arial" w:eastAsia="Arial" w:cs="Arial"/>
          <w:b w:val="1"/>
          <w:bCs w:val="1"/>
          <w:i w:val="0"/>
          <w:iCs w:val="0"/>
          <w:caps w:val="0"/>
          <w:smallCaps w:val="0"/>
          <w:noProof w:val="0"/>
          <w:color w:val="595959" w:themeColor="text1" w:themeTint="A6" w:themeShade="FF"/>
          <w:sz w:val="30"/>
          <w:szCs w:val="30"/>
          <w:lang w:val="en-US"/>
        </w:rPr>
        <w:t xml:space="preserve">Hardware Interface </w:t>
      </w:r>
    </w:p>
    <w:p w:rsidR="7B82EA46" w:rsidP="080F880C" w:rsidRDefault="7B82EA46" w14:paraId="20B750D8" w14:textId="5FF45E91">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r w:rsidRPr="080F880C" w:rsidR="7B82EA46">
        <w:rPr>
          <w:rFonts w:ascii="Arial" w:hAnsi="Arial" w:eastAsia="Arial" w:cs="Arial"/>
          <w:b w:val="0"/>
          <w:bCs w:val="0"/>
          <w:i w:val="0"/>
          <w:iCs w:val="0"/>
          <w:caps w:val="0"/>
          <w:smallCaps w:val="0"/>
          <w:noProof w:val="0"/>
          <w:color w:val="595959" w:themeColor="text1" w:themeTint="A6" w:themeShade="FF"/>
          <w:sz w:val="30"/>
          <w:szCs w:val="30"/>
          <w:lang w:val="en-US"/>
        </w:rPr>
        <w:t>Android phone 256 MB minimum RAM required Internet or LAN connections Processor with speed of 500MHz</w:t>
      </w:r>
    </w:p>
    <w:p w:rsidR="080F880C" w:rsidP="080F880C" w:rsidRDefault="080F880C" w14:paraId="39190BF2" w14:textId="6EF11870">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p>
    <w:p w:rsidR="7B82EA46" w:rsidP="080F880C" w:rsidRDefault="7B82EA46" w14:paraId="1E4B0AF1" w14:textId="347C3F97">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r w:rsidRPr="080F880C" w:rsidR="7B82EA46">
        <w:rPr>
          <w:rFonts w:ascii="Arial" w:hAnsi="Arial" w:eastAsia="Arial" w:cs="Arial"/>
          <w:b w:val="1"/>
          <w:bCs w:val="1"/>
          <w:i w:val="0"/>
          <w:iCs w:val="0"/>
          <w:caps w:val="0"/>
          <w:smallCaps w:val="0"/>
          <w:noProof w:val="0"/>
          <w:color w:val="595959" w:themeColor="text1" w:themeTint="A6" w:themeShade="FF"/>
          <w:sz w:val="30"/>
          <w:szCs w:val="30"/>
          <w:lang w:val="en-US"/>
        </w:rPr>
        <w:t xml:space="preserve">Tools and Technology </w:t>
      </w:r>
    </w:p>
    <w:p w:rsidR="7B82EA46" w:rsidP="080F880C" w:rsidRDefault="7B82EA46" w14:paraId="2AD591F0" w14:textId="6131DCF6">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r w:rsidRPr="080F880C" w:rsidR="7B82EA46">
        <w:rPr>
          <w:rFonts w:ascii="Arial" w:hAnsi="Arial" w:eastAsia="Arial" w:cs="Arial"/>
          <w:b w:val="0"/>
          <w:bCs w:val="0"/>
          <w:i w:val="0"/>
          <w:iCs w:val="0"/>
          <w:caps w:val="0"/>
          <w:smallCaps w:val="0"/>
          <w:noProof w:val="0"/>
          <w:color w:val="595959" w:themeColor="text1" w:themeTint="A6" w:themeShade="FF"/>
          <w:sz w:val="30"/>
          <w:szCs w:val="30"/>
          <w:lang w:val="en-US"/>
        </w:rPr>
        <w:t xml:space="preserve">Quality Planning -Software QFD </w:t>
      </w:r>
    </w:p>
    <w:p w:rsidR="7B82EA46" w:rsidP="080F880C" w:rsidRDefault="7B82EA46" w14:paraId="3889F4F8" w14:textId="7D92CF9F">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r w:rsidRPr="080F880C" w:rsidR="7B82EA46">
        <w:rPr>
          <w:rFonts w:ascii="Arial" w:hAnsi="Arial" w:eastAsia="Arial" w:cs="Arial"/>
          <w:b w:val="0"/>
          <w:bCs w:val="0"/>
          <w:i w:val="0"/>
          <w:iCs w:val="0"/>
          <w:caps w:val="0"/>
          <w:smallCaps w:val="0"/>
          <w:noProof w:val="0"/>
          <w:color w:val="595959" w:themeColor="text1" w:themeTint="A6" w:themeShade="FF"/>
          <w:sz w:val="30"/>
          <w:szCs w:val="30"/>
          <w:lang w:val="en-US"/>
        </w:rPr>
        <w:t xml:space="preserve">Product Innovation- Brainstorming, Mind-Map, TRIZ/ARIZ, Innovative algorithms </w:t>
      </w:r>
    </w:p>
    <w:p w:rsidR="7B82EA46" w:rsidP="080F880C" w:rsidRDefault="7B82EA46" w14:paraId="53E8B1F5" w14:textId="2BF2943C">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r w:rsidRPr="080F880C" w:rsidR="7B82EA46">
        <w:rPr>
          <w:rFonts w:ascii="Arial" w:hAnsi="Arial" w:eastAsia="Arial" w:cs="Arial"/>
          <w:b w:val="0"/>
          <w:bCs w:val="0"/>
          <w:i w:val="0"/>
          <w:iCs w:val="0"/>
          <w:caps w:val="0"/>
          <w:smallCaps w:val="0"/>
          <w:noProof w:val="0"/>
          <w:color w:val="595959" w:themeColor="text1" w:themeTint="A6" w:themeShade="FF"/>
          <w:sz w:val="30"/>
          <w:szCs w:val="30"/>
          <w:lang w:val="en-US"/>
        </w:rPr>
        <w:t xml:space="preserve">Software Analysis –Brainstorming, Mind-Map Design, patterns UML tools and technique </w:t>
      </w:r>
    </w:p>
    <w:p w:rsidR="7B82EA46" w:rsidP="080F880C" w:rsidRDefault="7B82EA46" w14:paraId="0AACBD73" w14:textId="1519D9B8">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r w:rsidRPr="080F880C" w:rsidR="7B82EA46">
        <w:rPr>
          <w:rFonts w:ascii="Arial" w:hAnsi="Arial" w:eastAsia="Arial" w:cs="Arial"/>
          <w:b w:val="0"/>
          <w:bCs w:val="0"/>
          <w:i w:val="0"/>
          <w:iCs w:val="0"/>
          <w:caps w:val="0"/>
          <w:smallCaps w:val="0"/>
          <w:noProof w:val="0"/>
          <w:color w:val="595959" w:themeColor="text1" w:themeTint="A6" w:themeShade="FF"/>
          <w:sz w:val="30"/>
          <w:szCs w:val="30"/>
          <w:lang w:val="en-US"/>
        </w:rPr>
        <w:t xml:space="preserve">Database modelling tools- Mongo dB Compass, Mongoose, Mongo dB Driver </w:t>
      </w:r>
    </w:p>
    <w:p w:rsidR="7B82EA46" w:rsidP="080F880C" w:rsidRDefault="7B82EA46" w14:paraId="4B569588" w14:textId="770BB9E7">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r w:rsidRPr="080F880C" w:rsidR="7B82EA46">
        <w:rPr>
          <w:rFonts w:ascii="Arial" w:hAnsi="Arial" w:eastAsia="Arial" w:cs="Arial"/>
          <w:b w:val="0"/>
          <w:bCs w:val="0"/>
          <w:i w:val="0"/>
          <w:iCs w:val="0"/>
          <w:caps w:val="0"/>
          <w:smallCaps w:val="0"/>
          <w:noProof w:val="0"/>
          <w:color w:val="595959" w:themeColor="text1" w:themeTint="A6" w:themeShade="FF"/>
          <w:sz w:val="30"/>
          <w:szCs w:val="30"/>
          <w:lang w:val="en-US"/>
        </w:rPr>
        <w:t xml:space="preserve">Software Development Methodology- Agile, scrum </w:t>
      </w:r>
    </w:p>
    <w:p w:rsidR="7B82EA46" w:rsidP="080F880C" w:rsidRDefault="7B82EA46" w14:paraId="24B83179" w14:textId="2AF59184">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r w:rsidRPr="080F880C" w:rsidR="7B82EA46">
        <w:rPr>
          <w:rFonts w:ascii="Arial" w:hAnsi="Arial" w:eastAsia="Arial" w:cs="Arial"/>
          <w:b w:val="0"/>
          <w:bCs w:val="0"/>
          <w:i w:val="0"/>
          <w:iCs w:val="0"/>
          <w:caps w:val="0"/>
          <w:smallCaps w:val="0"/>
          <w:noProof w:val="0"/>
          <w:color w:val="595959" w:themeColor="text1" w:themeTint="A6" w:themeShade="FF"/>
          <w:sz w:val="30"/>
          <w:szCs w:val="30"/>
          <w:lang w:val="en-US"/>
        </w:rPr>
        <w:t>Programming Language -Typescript, JavaScript, Dart, Json, yaml, swift, java</w:t>
      </w:r>
    </w:p>
    <w:p w:rsidR="080F880C" w:rsidP="080F880C" w:rsidRDefault="080F880C" w14:paraId="645824A3" w14:textId="7715EEB9">
      <w:pPr>
        <w:spacing w:after="120" w:line="259" w:lineRule="auto"/>
        <w:jc w:val="left"/>
        <w:rPr>
          <w:rFonts w:ascii="Arial" w:hAnsi="Arial" w:eastAsia="Arial" w:cs="Arial"/>
          <w:b w:val="0"/>
          <w:bCs w:val="0"/>
          <w:i w:val="0"/>
          <w:iCs w:val="0"/>
          <w:caps w:val="0"/>
          <w:smallCaps w:val="0"/>
          <w:noProof w:val="0"/>
          <w:color w:val="595959" w:themeColor="text1" w:themeTint="A6" w:themeShade="FF"/>
          <w:sz w:val="30"/>
          <w:szCs w:val="30"/>
          <w:lang w:val="en-US"/>
        </w:rPr>
      </w:pPr>
    </w:p>
    <w:p w:rsidR="080F880C" w:rsidP="080F880C" w:rsidRDefault="080F880C" w14:paraId="2C768B8B" w14:textId="05BC429A">
      <w:pPr>
        <w:pStyle w:val="Normal"/>
      </w:pPr>
    </w:p>
    <w:p xmlns:wp14="http://schemas.microsoft.com/office/word/2010/wordml" w:rsidR="00BA2E9B" w:rsidP="080F880C" w:rsidRDefault="00342260" w14:paraId="67ADA133" wp14:textId="678A4E48">
      <w:pPr>
        <w:ind w:left="0"/>
        <w:rPr>
          <w:rStyle w:val="StyleComplexArial"/>
        </w:rPr>
      </w:pPr>
    </w:p>
    <w:p xmlns:wp14="http://schemas.microsoft.com/office/word/2010/wordml" w:rsidR="00342260" w:rsidRDefault="00342260" w14:paraId="1C1E0F41" wp14:textId="77777777">
      <w:pPr>
        <w:pStyle w:val="Heading2"/>
        <w:rPr>
          <w:rFonts w:ascii="Arial" w:hAnsi="Arial" w:cs="Arial"/>
        </w:rPr>
      </w:pPr>
      <w:bookmarkStart w:name="_Toc133307160" w:id="56"/>
      <w:r w:rsidRPr="080F880C" w:rsidR="00342260">
        <w:rPr>
          <w:rFonts w:ascii="Arial" w:hAnsi="Arial" w:cs="Arial"/>
        </w:rPr>
        <w:t>Requirements Specification</w:t>
      </w:r>
      <w:bookmarkEnd w:id="56"/>
      <w:r w:rsidRPr="080F880C" w:rsidR="00342260">
        <w:rPr>
          <w:rFonts w:ascii="Arial" w:hAnsi="Arial" w:cs="Arial"/>
        </w:rPr>
        <w:t xml:space="preserve"> </w:t>
      </w:r>
      <w:bookmarkEnd w:id="54"/>
    </w:p>
    <w:p xmlns:wp14="http://schemas.microsoft.com/office/word/2010/wordml" w:rsidR="00342260" w:rsidP="080F880C" w:rsidRDefault="00342260" w14:paraId="6FD24669" wp14:textId="77777777">
      <w:pPr>
        <w:pStyle w:val="ListBullet"/>
        <w:rPr>
          <w:rFonts w:ascii="Arial" w:hAnsi="Arial" w:cs="Arial"/>
          <w:b w:val="1"/>
          <w:bCs w:val="1"/>
          <w:sz w:val="28"/>
          <w:szCs w:val="28"/>
        </w:rPr>
      </w:pPr>
      <w:r w:rsidRPr="080F880C" w:rsidR="00342260">
        <w:rPr>
          <w:rFonts w:ascii="Arial" w:hAnsi="Arial" w:cs="Arial"/>
          <w:b w:val="1"/>
          <w:bCs w:val="1"/>
          <w:sz w:val="28"/>
          <w:szCs w:val="28"/>
        </w:rPr>
        <w:t>Classify the requirements into various categorie</w:t>
      </w:r>
      <w:r w:rsidRPr="080F880C" w:rsidR="00342260">
        <w:rPr>
          <w:rFonts w:ascii="Arial" w:hAnsi="Arial" w:cs="Arial"/>
          <w:b w:val="1"/>
          <w:bCs w:val="1"/>
          <w:sz w:val="28"/>
          <w:szCs w:val="28"/>
        </w:rPr>
        <w:t>s:</w:t>
      </w:r>
    </w:p>
    <w:p w:rsidR="080F880C" w:rsidP="080F880C" w:rsidRDefault="080F880C" w14:paraId="56A0BD53" w14:textId="18AB75C2">
      <w:pPr>
        <w:pStyle w:val="ListBullet"/>
        <w:numPr>
          <w:numId w:val="0"/>
        </w:numPr>
        <w:ind w:left="0"/>
        <w:rPr>
          <w:rFonts w:ascii="Times New Roman" w:hAnsi="Times New Roman" w:eastAsia="MS Mincho" w:cs="Times New Roman"/>
          <w:b w:val="1"/>
          <w:bCs w:val="1"/>
          <w:sz w:val="24"/>
          <w:szCs w:val="24"/>
        </w:rPr>
      </w:pPr>
    </w:p>
    <w:p xmlns:wp14="http://schemas.microsoft.com/office/word/2010/wordml" w:rsidR="00342260" w:rsidP="080F880C" w:rsidRDefault="00342260" w14:paraId="2FEF842E" wp14:textId="650D54B8">
      <w:pPr>
        <w:numPr>
          <w:ilvl w:val="0"/>
          <w:numId w:val="26"/>
        </w:numPr>
        <w:ind w:hanging="360"/>
        <w:rPr>
          <w:rStyle w:val="StyleComplexArial"/>
          <w:sz w:val="28"/>
          <w:szCs w:val="28"/>
        </w:rPr>
      </w:pPr>
      <w:r w:rsidRPr="080F880C" w:rsidR="00342260">
        <w:rPr>
          <w:rStyle w:val="StyleComplexArial"/>
          <w:b w:val="1"/>
          <w:bCs w:val="1"/>
          <w:sz w:val="28"/>
          <w:szCs w:val="28"/>
        </w:rPr>
        <w:t>Business Requirements</w:t>
      </w:r>
      <w:r w:rsidRPr="080F880C" w:rsidR="5AD55CDF">
        <w:rPr>
          <w:rStyle w:val="StyleComplexArial"/>
          <w:b w:val="1"/>
          <w:bCs w:val="1"/>
          <w:sz w:val="28"/>
          <w:szCs w:val="28"/>
        </w:rPr>
        <w:t xml:space="preserve"> </w:t>
      </w:r>
      <w:r w:rsidRPr="080F880C" w:rsidR="5AD55CDF">
        <w:rPr>
          <w:rStyle w:val="StyleComplexArial"/>
          <w:sz w:val="28"/>
          <w:szCs w:val="28"/>
        </w:rPr>
        <w:t>– Servers, Operating System</w:t>
      </w:r>
    </w:p>
    <w:p w:rsidR="080F880C" w:rsidP="080F880C" w:rsidRDefault="080F880C" w14:paraId="4C21D904" w14:textId="7B4E3753">
      <w:pPr>
        <w:pStyle w:val="Normal"/>
        <w:ind w:left="0"/>
        <w:rPr>
          <w:rStyle w:val="StyleComplexArial"/>
          <w:rFonts w:ascii="Times New Roman" w:hAnsi="Times New Roman" w:eastAsia="MS Mincho" w:cs="Times New Roman"/>
          <w:sz w:val="24"/>
          <w:szCs w:val="24"/>
        </w:rPr>
      </w:pPr>
    </w:p>
    <w:p xmlns:wp14="http://schemas.microsoft.com/office/word/2010/wordml" w:rsidR="00342260" w:rsidP="080F880C" w:rsidRDefault="00342260" w14:paraId="153EC14B" wp14:textId="774358FE">
      <w:pPr>
        <w:numPr>
          <w:ilvl w:val="0"/>
          <w:numId w:val="26"/>
        </w:numPr>
        <w:ind w:hanging="360"/>
        <w:rPr>
          <w:rStyle w:val="StyleComplexArial"/>
          <w:sz w:val="28"/>
          <w:szCs w:val="28"/>
        </w:rPr>
      </w:pPr>
      <w:r w:rsidRPr="080F880C" w:rsidR="00342260">
        <w:rPr>
          <w:rStyle w:val="StyleComplexArial"/>
          <w:b w:val="1"/>
          <w:bCs w:val="1"/>
          <w:sz w:val="28"/>
          <w:szCs w:val="28"/>
        </w:rPr>
        <w:t>Use cases or scenarios</w:t>
      </w:r>
      <w:r w:rsidRPr="080F880C" w:rsidR="4CD76082">
        <w:rPr>
          <w:rStyle w:val="StyleComplexArial"/>
          <w:b w:val="1"/>
          <w:bCs w:val="1"/>
          <w:sz w:val="28"/>
          <w:szCs w:val="28"/>
        </w:rPr>
        <w:t>-</w:t>
      </w:r>
      <w:r w:rsidRPr="080F880C" w:rsidR="4CD76082">
        <w:rPr>
          <w:rStyle w:val="StyleComplexArial"/>
          <w:sz w:val="28"/>
          <w:szCs w:val="28"/>
        </w:rPr>
        <w:t xml:space="preserve"> Client</w:t>
      </w:r>
      <w:r w:rsidRPr="080F880C" w:rsidR="55EE3334">
        <w:rPr>
          <w:rStyle w:val="StyleComplexArial"/>
          <w:sz w:val="28"/>
          <w:szCs w:val="28"/>
        </w:rPr>
        <w:t>1</w:t>
      </w:r>
      <w:r w:rsidRPr="080F880C" w:rsidR="4CD76082">
        <w:rPr>
          <w:rStyle w:val="StyleComplexArial"/>
          <w:sz w:val="28"/>
          <w:szCs w:val="28"/>
        </w:rPr>
        <w:t xml:space="preserve"> </w:t>
      </w:r>
      <w:r w:rsidRPr="080F880C" w:rsidR="3F6FB265">
        <w:rPr>
          <w:rStyle w:val="StyleComplexArial"/>
          <w:sz w:val="28"/>
          <w:szCs w:val="28"/>
        </w:rPr>
        <w:t xml:space="preserve">and </w:t>
      </w:r>
      <w:r w:rsidRPr="080F880C" w:rsidR="4CD76082">
        <w:rPr>
          <w:rStyle w:val="StyleComplexArial"/>
          <w:sz w:val="28"/>
          <w:szCs w:val="28"/>
        </w:rPr>
        <w:t>Client  2</w:t>
      </w:r>
      <w:r w:rsidRPr="080F880C" w:rsidR="4CD76082">
        <w:rPr>
          <w:rStyle w:val="StyleComplexArial"/>
          <w:sz w:val="28"/>
          <w:szCs w:val="28"/>
        </w:rPr>
        <w:t xml:space="preserve"> </w:t>
      </w:r>
    </w:p>
    <w:p w:rsidR="080F880C" w:rsidP="080F880C" w:rsidRDefault="080F880C" w14:paraId="1D3C0682" w14:textId="2DB70EEB">
      <w:pPr>
        <w:pStyle w:val="Normal"/>
        <w:ind w:left="0"/>
        <w:rPr>
          <w:rStyle w:val="StyleComplexArial"/>
          <w:rFonts w:ascii="Times New Roman" w:hAnsi="Times New Roman" w:eastAsia="MS Mincho" w:cs="Times New Roman"/>
          <w:sz w:val="24"/>
          <w:szCs w:val="24"/>
        </w:rPr>
      </w:pPr>
    </w:p>
    <w:p xmlns:wp14="http://schemas.microsoft.com/office/word/2010/wordml" w:rsidR="00342260" w:rsidP="080F880C" w:rsidRDefault="00342260" w14:paraId="3331D7A2" wp14:textId="313F56FD">
      <w:pPr>
        <w:numPr>
          <w:ilvl w:val="0"/>
          <w:numId w:val="26"/>
        </w:numPr>
        <w:ind w:hanging="360"/>
        <w:rPr>
          <w:rFonts w:ascii="Arial" w:hAnsi="Arial" w:eastAsia="Arial" w:cs="Arial"/>
          <w:noProof w:val="0"/>
          <w:sz w:val="28"/>
          <w:szCs w:val="28"/>
          <w:lang w:val="en-US"/>
        </w:rPr>
      </w:pPr>
      <w:r w:rsidRPr="080F880C" w:rsidR="00342260">
        <w:rPr>
          <w:rStyle w:val="StyleComplexArial"/>
          <w:b w:val="1"/>
          <w:bCs w:val="1"/>
          <w:sz w:val="28"/>
          <w:szCs w:val="28"/>
        </w:rPr>
        <w:t>Business rules</w:t>
      </w:r>
      <w:r w:rsidRPr="080F880C" w:rsidR="46BA8E4E">
        <w:rPr>
          <w:rStyle w:val="StyleComplexArial"/>
          <w:sz w:val="28"/>
          <w:szCs w:val="28"/>
        </w:rPr>
        <w:t xml:space="preserve"> - </w:t>
      </w:r>
      <w:r w:rsidRPr="080F880C" w:rsidR="4F879CD0">
        <w:rPr>
          <w:rFonts w:ascii="Arial" w:hAnsi="Arial" w:eastAsia="Arial" w:cs="Arial"/>
          <w:noProof w:val="0"/>
          <w:sz w:val="28"/>
          <w:szCs w:val="28"/>
          <w:lang w:val="en-US"/>
        </w:rPr>
        <w:t xml:space="preserve">messaging software for business is changing the way frontline employees communicate with each other. In non-desk industries, </w:t>
      </w:r>
      <w:r w:rsidRPr="080F880C" w:rsidR="4F879CD0">
        <w:rPr>
          <w:rFonts w:ascii="Arial" w:hAnsi="Arial" w:eastAsia="Arial" w:cs="Arial"/>
          <w:noProof w:val="0"/>
          <w:sz w:val="28"/>
          <w:szCs w:val="28"/>
          <w:lang w:val="en-US"/>
        </w:rPr>
        <w:t>more and more</w:t>
      </w:r>
      <w:r w:rsidRPr="080F880C" w:rsidR="4F879CD0">
        <w:rPr>
          <w:rFonts w:ascii="Arial" w:hAnsi="Arial" w:eastAsia="Arial" w:cs="Arial"/>
          <w:noProof w:val="0"/>
          <w:sz w:val="28"/>
          <w:szCs w:val="28"/>
          <w:lang w:val="en-US"/>
        </w:rPr>
        <w:t xml:space="preserve"> companies are adopting instant messaging for business to </w:t>
      </w:r>
      <w:r w:rsidRPr="080F880C" w:rsidR="4F879CD0">
        <w:rPr>
          <w:rFonts w:ascii="Arial" w:hAnsi="Arial" w:eastAsia="Arial" w:cs="Arial"/>
          <w:noProof w:val="0"/>
          <w:sz w:val="28"/>
          <w:szCs w:val="28"/>
          <w:lang w:val="en-US"/>
        </w:rPr>
        <w:t>consolidate</w:t>
      </w:r>
      <w:r w:rsidRPr="080F880C" w:rsidR="4F879CD0">
        <w:rPr>
          <w:rFonts w:ascii="Arial" w:hAnsi="Arial" w:eastAsia="Arial" w:cs="Arial"/>
          <w:noProof w:val="0"/>
          <w:sz w:val="28"/>
          <w:szCs w:val="28"/>
          <w:lang w:val="en-US"/>
        </w:rPr>
        <w:t xml:space="preserve"> internal communication and meet the needs of their workforce.</w:t>
      </w:r>
    </w:p>
    <w:p w:rsidR="080F880C" w:rsidP="080F880C" w:rsidRDefault="080F880C" w14:paraId="6F600143" w14:textId="44E74C95">
      <w:pPr>
        <w:pStyle w:val="Normal"/>
        <w:ind w:left="0"/>
        <w:rPr>
          <w:rFonts w:ascii="Times New Roman" w:hAnsi="Times New Roman" w:eastAsia="MS Mincho" w:cs="Times New Roman"/>
          <w:noProof w:val="0"/>
          <w:sz w:val="24"/>
          <w:szCs w:val="24"/>
          <w:lang w:val="en-US"/>
        </w:rPr>
      </w:pPr>
    </w:p>
    <w:p xmlns:wp14="http://schemas.microsoft.com/office/word/2010/wordml" w:rsidR="00342260" w:rsidP="080F880C" w:rsidRDefault="00342260" w14:paraId="16B87F64" wp14:textId="42BC2B5D">
      <w:pPr>
        <w:numPr>
          <w:ilvl w:val="0"/>
          <w:numId w:val="26"/>
        </w:numPr>
        <w:ind w:hanging="360"/>
        <w:rPr>
          <w:rFonts w:ascii="Times New Roman" w:hAnsi="Times New Roman" w:eastAsia="MS Mincho" w:cs="Times New Roman"/>
          <w:noProof w:val="0"/>
          <w:sz w:val="24"/>
          <w:szCs w:val="24"/>
          <w:lang w:val="en-US"/>
        </w:rPr>
      </w:pPr>
      <w:r w:rsidRPr="080F880C" w:rsidR="00342260">
        <w:rPr>
          <w:rStyle w:val="StyleComplexArial"/>
          <w:b w:val="1"/>
          <w:bCs w:val="1"/>
          <w:sz w:val="28"/>
          <w:szCs w:val="28"/>
        </w:rPr>
        <w:t>Functional requirements</w:t>
      </w:r>
      <w:r w:rsidRPr="080F880C" w:rsidR="6B76EB01">
        <w:rPr>
          <w:rStyle w:val="StyleComplexArial"/>
          <w:b w:val="1"/>
          <w:bCs w:val="1"/>
          <w:sz w:val="28"/>
          <w:szCs w:val="28"/>
        </w:rPr>
        <w:t xml:space="preserve">- </w:t>
      </w:r>
      <w:r w:rsidRPr="080F880C" w:rsidR="6B76EB01">
        <w:rPr>
          <w:rFonts w:ascii="Arial" w:hAnsi="Arial" w:eastAsia="Arial" w:cs="Arial"/>
          <w:noProof w:val="0"/>
          <w:sz w:val="28"/>
          <w:szCs w:val="28"/>
          <w:lang w:val="en-US"/>
        </w:rPr>
        <w:t>Users should be able to see the list of recent chats sorted by date.</w:t>
      </w:r>
    </w:p>
    <w:p xmlns:wp14="http://schemas.microsoft.com/office/word/2010/wordml" w:rsidR="00342260" w:rsidP="080F880C" w:rsidRDefault="00342260" w14:paraId="3BF298F3" wp14:textId="6B178E36">
      <w:pPr>
        <w:pStyle w:val="ListParagraph"/>
        <w:numPr>
          <w:ilvl w:val="0"/>
          <w:numId w:val="26"/>
        </w:numPr>
        <w:spacing w:before="0" w:beforeAutospacing="off" w:after="0" w:afterAutospacing="off"/>
        <w:ind/>
        <w:rPr>
          <w:rFonts w:ascii="Times New Roman" w:hAnsi="Times New Roman" w:eastAsia="MS Mincho" w:cs="Times New Roman"/>
          <w:noProof w:val="0"/>
          <w:sz w:val="24"/>
          <w:szCs w:val="24"/>
          <w:lang w:val="en-US"/>
        </w:rPr>
      </w:pPr>
      <w:r w:rsidRPr="080F880C" w:rsidR="6B76EB01">
        <w:rPr>
          <w:rFonts w:ascii="Arial" w:hAnsi="Arial" w:eastAsia="Arial" w:cs="Arial"/>
          <w:noProof w:val="0"/>
          <w:sz w:val="28"/>
          <w:szCs w:val="28"/>
          <w:lang w:val="en-US"/>
        </w:rPr>
        <w:t>Users should be able to open a 1-on-1 chat, send and receive messages.</w:t>
      </w:r>
    </w:p>
    <w:p xmlns:wp14="http://schemas.microsoft.com/office/word/2010/wordml" w:rsidR="00342260" w:rsidP="080F880C" w:rsidRDefault="00342260" w14:paraId="35AA15AE" wp14:textId="35EE9786">
      <w:pPr>
        <w:pStyle w:val="ListParagraph"/>
        <w:numPr>
          <w:ilvl w:val="0"/>
          <w:numId w:val="26"/>
        </w:numPr>
        <w:spacing w:before="0" w:beforeAutospacing="off" w:after="0" w:afterAutospacing="off"/>
        <w:ind/>
        <w:rPr>
          <w:rFonts w:ascii="Times New Roman" w:hAnsi="Times New Roman" w:eastAsia="MS Mincho" w:cs="Times New Roman"/>
          <w:noProof w:val="0"/>
          <w:sz w:val="24"/>
          <w:szCs w:val="24"/>
          <w:lang w:val="en-US"/>
        </w:rPr>
      </w:pPr>
      <w:r w:rsidRPr="080F880C" w:rsidR="6B76EB01">
        <w:rPr>
          <w:rFonts w:ascii="Arial" w:hAnsi="Arial" w:eastAsia="Arial" w:cs="Arial"/>
          <w:noProof w:val="0"/>
          <w:sz w:val="28"/>
          <w:szCs w:val="28"/>
          <w:lang w:val="en-US"/>
        </w:rPr>
        <w:t>Users should be able to add photo attachments to chat messages.</w:t>
      </w:r>
    </w:p>
    <w:p xmlns:wp14="http://schemas.microsoft.com/office/word/2010/wordml" w:rsidR="00342260" w:rsidP="080F880C" w:rsidRDefault="00342260" w14:paraId="1ABC8F0F" wp14:textId="5139DDE4">
      <w:pPr>
        <w:pStyle w:val="ListParagraph"/>
        <w:numPr>
          <w:ilvl w:val="0"/>
          <w:numId w:val="26"/>
        </w:numPr>
        <w:spacing w:before="0" w:beforeAutospacing="off" w:after="0" w:afterAutospacing="off"/>
        <w:ind/>
        <w:rPr>
          <w:rFonts w:ascii="Times New Roman" w:hAnsi="Times New Roman" w:eastAsia="MS Mincho" w:cs="Times New Roman"/>
          <w:noProof w:val="0"/>
          <w:sz w:val="24"/>
          <w:szCs w:val="24"/>
          <w:lang w:val="en-US"/>
        </w:rPr>
      </w:pPr>
      <w:r w:rsidRPr="080F880C" w:rsidR="6B76EB01">
        <w:rPr>
          <w:rFonts w:ascii="Arial" w:hAnsi="Arial" w:eastAsia="Arial" w:cs="Arial"/>
          <w:noProof w:val="0"/>
          <w:sz w:val="28"/>
          <w:szCs w:val="28"/>
          <w:lang w:val="en-US"/>
        </w:rPr>
        <w:t>Users should be able to see chat message status (sending, sent/failed, received) and read receipts.</w:t>
      </w:r>
    </w:p>
    <w:p w:rsidR="080F880C" w:rsidP="080F880C" w:rsidRDefault="080F880C" w14:paraId="11884797" w14:textId="0C9C3687">
      <w:pPr>
        <w:pStyle w:val="Normal"/>
        <w:spacing w:before="0" w:beforeAutospacing="off" w:after="0" w:afterAutospacing="off"/>
        <w:ind w:left="0"/>
        <w:rPr>
          <w:rFonts w:ascii="Times New Roman" w:hAnsi="Times New Roman" w:eastAsia="MS Mincho" w:cs="Times New Roman"/>
          <w:noProof w:val="0"/>
          <w:sz w:val="24"/>
          <w:szCs w:val="24"/>
          <w:lang w:val="en-US"/>
        </w:rPr>
      </w:pPr>
    </w:p>
    <w:p xmlns:wp14="http://schemas.microsoft.com/office/word/2010/wordml" w:rsidR="00342260" w:rsidP="080F880C" w:rsidRDefault="00342260" w14:paraId="2148759B" wp14:textId="781B9A2B">
      <w:pPr>
        <w:numPr>
          <w:ilvl w:val="0"/>
          <w:numId w:val="26"/>
        </w:numPr>
        <w:ind w:hanging="360"/>
        <w:rPr>
          <w:rStyle w:val="StyleComplexArial"/>
          <w:rFonts w:ascii="Times New Roman" w:hAnsi="Times New Roman" w:eastAsia="MS Mincho" w:cs="Times New Roman"/>
          <w:b w:val="1"/>
          <w:bCs w:val="1"/>
          <w:sz w:val="24"/>
          <w:szCs w:val="24"/>
        </w:rPr>
      </w:pPr>
      <w:r w:rsidRPr="080F880C" w:rsidR="00342260">
        <w:rPr>
          <w:rStyle w:val="StyleComplexArial"/>
          <w:b w:val="1"/>
          <w:bCs w:val="1"/>
          <w:sz w:val="28"/>
          <w:szCs w:val="28"/>
        </w:rPr>
        <w:t>Non-functional requirements</w:t>
      </w:r>
      <w:r w:rsidRPr="080F880C" w:rsidR="3540A5CD">
        <w:rPr>
          <w:rStyle w:val="StyleComplexArial"/>
          <w:b w:val="1"/>
          <w:bCs w:val="1"/>
          <w:sz w:val="28"/>
          <w:szCs w:val="28"/>
        </w:rPr>
        <w:t>-</w:t>
      </w:r>
      <w:r w:rsidRPr="080F880C" w:rsidR="3540A5CD">
        <w:rPr>
          <w:rFonts w:ascii="Arial" w:hAnsi="Arial" w:eastAsia="Arial" w:cs="Arial"/>
          <w:noProof w:val="0"/>
          <w:sz w:val="28"/>
          <w:szCs w:val="28"/>
          <w:lang w:val="en-US"/>
        </w:rPr>
        <w:t xml:space="preserve"> Offline support (reading chat messages), Secure message storage and Real-time notifications.</w:t>
      </w:r>
      <w:r w:rsidRPr="080F880C" w:rsidR="3540A5CD">
        <w:rPr>
          <w:rStyle w:val="StyleComplexArial"/>
          <w:b w:val="1"/>
          <w:bCs w:val="1"/>
          <w:sz w:val="28"/>
          <w:szCs w:val="28"/>
        </w:rPr>
        <w:t xml:space="preserve"> </w:t>
      </w:r>
    </w:p>
    <w:p xmlns:wp14="http://schemas.microsoft.com/office/word/2010/wordml" w:rsidR="00342260" w:rsidP="080F880C" w:rsidRDefault="00342260" w14:paraId="00137431" wp14:textId="38E6996D">
      <w:pPr>
        <w:pStyle w:val="Normal"/>
        <w:ind w:left="0"/>
        <w:rPr>
          <w:rStyle w:val="StyleComplexArial"/>
          <w:rFonts w:ascii="Times New Roman" w:hAnsi="Times New Roman" w:eastAsia="MS Mincho" w:cs="Times New Roman"/>
          <w:b w:val="1"/>
          <w:bCs w:val="1"/>
          <w:sz w:val="24"/>
          <w:szCs w:val="24"/>
        </w:rPr>
      </w:pPr>
    </w:p>
    <w:p xmlns:wp14="http://schemas.microsoft.com/office/word/2010/wordml" w:rsidR="00342260" w:rsidP="080F880C" w:rsidRDefault="00342260" w14:paraId="645233F9" wp14:textId="22F5C272">
      <w:pPr>
        <w:pStyle w:val="Normal"/>
        <w:spacing w:before="0" w:beforeAutospacing="off" w:after="0" w:afterAutospacing="off"/>
        <w:ind w:left="0"/>
        <w:rPr>
          <w:rFonts w:ascii="Times New Roman" w:hAnsi="Times New Roman" w:eastAsia="MS Mincho" w:cs="Times New Roman"/>
          <w:noProof w:val="0"/>
          <w:sz w:val="24"/>
          <w:szCs w:val="24"/>
          <w:lang w:val="en-US"/>
        </w:rPr>
      </w:pPr>
      <w:r w:rsidRPr="080F880C" w:rsidR="0EA27B0A">
        <w:rPr>
          <w:rStyle w:val="StyleComplexArial"/>
          <w:b w:val="1"/>
          <w:bCs w:val="1"/>
          <w:sz w:val="28"/>
          <w:szCs w:val="28"/>
        </w:rPr>
        <w:t xml:space="preserve">     </w:t>
      </w:r>
      <w:r w:rsidRPr="080F880C" w:rsidR="00342260">
        <w:rPr>
          <w:rStyle w:val="StyleComplexArial"/>
          <w:b w:val="1"/>
          <w:bCs w:val="1"/>
          <w:sz w:val="28"/>
          <w:szCs w:val="28"/>
        </w:rPr>
        <w:t>External Interface requirements</w:t>
      </w:r>
      <w:r w:rsidRPr="080F880C" w:rsidR="02D68228">
        <w:rPr>
          <w:rStyle w:val="StyleComplexArial"/>
          <w:b w:val="1"/>
          <w:bCs w:val="1"/>
          <w:sz w:val="28"/>
          <w:szCs w:val="28"/>
        </w:rPr>
        <w:t xml:space="preserve">- </w:t>
      </w:r>
    </w:p>
    <w:p xmlns:wp14="http://schemas.microsoft.com/office/word/2010/wordml" w:rsidR="00342260" w:rsidP="080F880C" w:rsidRDefault="00342260" w14:paraId="3A5080AD" wp14:textId="19FFB9FB">
      <w:pPr>
        <w:pStyle w:val="ListParagraph"/>
        <w:numPr>
          <w:ilvl w:val="0"/>
          <w:numId w:val="51"/>
        </w:numPr>
        <w:spacing w:before="0" w:beforeAutospacing="off" w:after="0" w:afterAutospacing="off"/>
        <w:ind/>
        <w:rPr>
          <w:rFonts w:ascii="Times New Roman" w:hAnsi="Times New Roman" w:eastAsia="MS Mincho" w:cs="Times New Roman"/>
          <w:noProof w:val="0"/>
          <w:sz w:val="24"/>
          <w:szCs w:val="24"/>
          <w:lang w:val="en-US"/>
        </w:rPr>
      </w:pPr>
      <w:r w:rsidRPr="080F880C" w:rsidR="1A67438E">
        <w:rPr>
          <w:rFonts w:ascii="Arial" w:hAnsi="Arial" w:eastAsia="Arial" w:cs="Arial"/>
          <w:noProof w:val="0"/>
          <w:sz w:val="28"/>
          <w:szCs w:val="28"/>
          <w:lang w:val="en-US"/>
        </w:rPr>
        <w:t>Video and voice attachments.</w:t>
      </w:r>
    </w:p>
    <w:p xmlns:wp14="http://schemas.microsoft.com/office/word/2010/wordml" w:rsidR="00342260" w:rsidP="080F880C" w:rsidRDefault="00342260" w14:paraId="19DF4B89" wp14:textId="057A00CF">
      <w:pPr>
        <w:pStyle w:val="ListParagraph"/>
        <w:numPr>
          <w:ilvl w:val="0"/>
          <w:numId w:val="51"/>
        </w:numPr>
        <w:spacing w:before="0" w:beforeAutospacing="off" w:after="0" w:afterAutospacing="off"/>
        <w:ind/>
        <w:rPr>
          <w:rFonts w:ascii="Times New Roman" w:hAnsi="Times New Roman" w:eastAsia="MS Mincho" w:cs="Times New Roman"/>
          <w:noProof w:val="0"/>
          <w:sz w:val="24"/>
          <w:szCs w:val="24"/>
          <w:lang w:val="en-US"/>
        </w:rPr>
      </w:pPr>
      <w:r w:rsidRPr="080F880C" w:rsidR="1A67438E">
        <w:rPr>
          <w:rFonts w:ascii="Arial" w:hAnsi="Arial" w:eastAsia="Arial" w:cs="Arial"/>
          <w:noProof w:val="0"/>
          <w:sz w:val="28"/>
          <w:szCs w:val="28"/>
          <w:lang w:val="en-US"/>
        </w:rPr>
        <w:t>Sign-up and log-in.</w:t>
      </w:r>
    </w:p>
    <w:p xmlns:wp14="http://schemas.microsoft.com/office/word/2010/wordml" w:rsidR="00342260" w:rsidP="080F880C" w:rsidRDefault="00342260" w14:paraId="74EE9B2E" wp14:textId="662590B7">
      <w:pPr>
        <w:pStyle w:val="ListParagraph"/>
        <w:numPr>
          <w:ilvl w:val="0"/>
          <w:numId w:val="51"/>
        </w:numPr>
        <w:spacing w:before="0" w:beforeAutospacing="off" w:after="0" w:afterAutospacing="off"/>
        <w:ind/>
        <w:rPr>
          <w:rFonts w:ascii="Times New Roman" w:hAnsi="Times New Roman" w:eastAsia="MS Mincho" w:cs="Times New Roman"/>
          <w:noProof w:val="0"/>
          <w:sz w:val="24"/>
          <w:szCs w:val="24"/>
          <w:lang w:val="en-US"/>
        </w:rPr>
      </w:pPr>
      <w:r w:rsidRPr="080F880C" w:rsidR="1A67438E">
        <w:rPr>
          <w:rFonts w:ascii="Arial" w:hAnsi="Arial" w:eastAsia="Arial" w:cs="Arial"/>
          <w:noProof w:val="0"/>
          <w:sz w:val="28"/>
          <w:szCs w:val="28"/>
          <w:lang w:val="en-US"/>
        </w:rPr>
        <w:t>Editing/</w:t>
      </w:r>
      <w:r w:rsidRPr="080F880C" w:rsidR="1A67438E">
        <w:rPr>
          <w:rFonts w:ascii="Arial" w:hAnsi="Arial" w:eastAsia="Arial" w:cs="Arial"/>
          <w:noProof w:val="0"/>
          <w:sz w:val="28"/>
          <w:szCs w:val="28"/>
          <w:lang w:val="en-US"/>
        </w:rPr>
        <w:t>Deleting</w:t>
      </w:r>
      <w:r w:rsidRPr="080F880C" w:rsidR="1A67438E">
        <w:rPr>
          <w:rFonts w:ascii="Arial" w:hAnsi="Arial" w:eastAsia="Arial" w:cs="Arial"/>
          <w:noProof w:val="0"/>
          <w:sz w:val="28"/>
          <w:szCs w:val="28"/>
          <w:lang w:val="en-US"/>
        </w:rPr>
        <w:t xml:space="preserve"> messages.</w:t>
      </w:r>
    </w:p>
    <w:p xmlns:wp14="http://schemas.microsoft.com/office/word/2010/wordml" w:rsidR="00342260" w:rsidP="080F880C" w:rsidRDefault="00342260" w14:paraId="3D64F63F" wp14:textId="7F57831F">
      <w:pPr>
        <w:pStyle w:val="ListParagraph"/>
        <w:numPr>
          <w:ilvl w:val="0"/>
          <w:numId w:val="51"/>
        </w:numPr>
        <w:spacing w:before="0" w:beforeAutospacing="off" w:after="0" w:afterAutospacing="off"/>
        <w:ind/>
        <w:rPr>
          <w:rFonts w:ascii="Times New Roman" w:hAnsi="Times New Roman" w:eastAsia="MS Mincho" w:cs="Times New Roman"/>
          <w:noProof w:val="0"/>
          <w:sz w:val="24"/>
          <w:szCs w:val="24"/>
          <w:lang w:val="en-US"/>
        </w:rPr>
      </w:pPr>
      <w:r w:rsidRPr="080F880C" w:rsidR="1A67438E">
        <w:rPr>
          <w:rFonts w:ascii="Arial" w:hAnsi="Arial" w:eastAsia="Arial" w:cs="Arial"/>
          <w:noProof w:val="0"/>
          <w:sz w:val="28"/>
          <w:szCs w:val="28"/>
          <w:lang w:val="en-US"/>
        </w:rPr>
        <w:t>Group chats.</w:t>
      </w:r>
    </w:p>
    <w:p w:rsidR="080F880C" w:rsidP="080F880C" w:rsidRDefault="080F880C" w14:paraId="34D46C37" w14:textId="28407ACF">
      <w:pPr>
        <w:pStyle w:val="Normal"/>
        <w:spacing w:before="0" w:beforeAutospacing="off" w:after="0" w:afterAutospacing="off"/>
        <w:ind w:left="0"/>
        <w:rPr>
          <w:rFonts w:ascii="Times New Roman" w:hAnsi="Times New Roman" w:eastAsia="MS Mincho" w:cs="Times New Roman"/>
          <w:noProof w:val="0"/>
          <w:sz w:val="24"/>
          <w:szCs w:val="24"/>
          <w:lang w:val="en-US"/>
        </w:rPr>
      </w:pPr>
    </w:p>
    <w:p w:rsidR="00342260" w:rsidP="080F880C" w:rsidRDefault="00342260" w14:paraId="75AB5380" w14:textId="1AFC376B">
      <w:pPr>
        <w:numPr>
          <w:ilvl w:val="0"/>
          <w:numId w:val="26"/>
        </w:numPr>
        <w:ind w:hanging="360"/>
        <w:rPr>
          <w:rFonts w:ascii="Times New Roman" w:hAnsi="Times New Roman" w:eastAsia="MS Mincho" w:cs="Times New Roman"/>
          <w:b w:val="0"/>
          <w:bCs w:val="0"/>
          <w:i w:val="0"/>
          <w:iCs w:val="0"/>
          <w:caps w:val="0"/>
          <w:smallCaps w:val="0"/>
          <w:noProof w:val="0"/>
          <w:color w:val="26273C"/>
          <w:sz w:val="24"/>
          <w:szCs w:val="24"/>
          <w:lang w:val="en-US"/>
        </w:rPr>
      </w:pPr>
      <w:r w:rsidRPr="080F880C" w:rsidR="00342260">
        <w:rPr>
          <w:rStyle w:val="StyleComplexArial"/>
          <w:b w:val="1"/>
          <w:bCs w:val="1"/>
          <w:sz w:val="28"/>
          <w:szCs w:val="28"/>
        </w:rPr>
        <w:t>Constraints</w:t>
      </w:r>
      <w:r w:rsidRPr="080F880C" w:rsidR="10D10959">
        <w:rPr>
          <w:rStyle w:val="StyleComplexArial"/>
          <w:b w:val="1"/>
          <w:bCs w:val="1"/>
          <w:sz w:val="28"/>
          <w:szCs w:val="28"/>
        </w:rPr>
        <w:t xml:space="preserve">- </w:t>
      </w:r>
      <w:r w:rsidRPr="080F880C" w:rsidR="33006938">
        <w:rPr>
          <w:rFonts w:ascii="Open Sans" w:hAnsi="Open Sans" w:eastAsia="Open Sans" w:cs="Open Sans"/>
          <w:b w:val="0"/>
          <w:bCs w:val="0"/>
          <w:i w:val="0"/>
          <w:iCs w:val="0"/>
          <w:caps w:val="0"/>
          <w:smallCaps w:val="0"/>
          <w:noProof w:val="0"/>
          <w:color w:val="26273C"/>
          <w:sz w:val="24"/>
          <w:szCs w:val="24"/>
          <w:lang w:val="en-US"/>
        </w:rPr>
        <w:t>Phishing is when you click on a link that redirects you to a malicious site that will steal or expose your confidential information. Scammers and hackers know that people communicating via IM or messaging apps are more likely to click on random links. They may not expect that a link will be fraudulent, unlike when they open an email.</w:t>
      </w:r>
    </w:p>
    <w:p w:rsidR="33006938" w:rsidP="080F880C" w:rsidRDefault="33006938" w14:paraId="1F9F0E3B" w14:textId="609805AB">
      <w:pPr>
        <w:pStyle w:val="ListParagraph"/>
        <w:numPr>
          <w:ilvl w:val="0"/>
          <w:numId w:val="26"/>
        </w:numPr>
        <w:rPr>
          <w:rFonts w:ascii="Times New Roman" w:hAnsi="Times New Roman" w:eastAsia="MS Mincho" w:cs="Times New Roman"/>
          <w:b w:val="0"/>
          <w:bCs w:val="0"/>
          <w:i w:val="0"/>
          <w:iCs w:val="0"/>
          <w:caps w:val="0"/>
          <w:smallCaps w:val="0"/>
          <w:noProof w:val="0"/>
          <w:color w:val="26273C"/>
          <w:sz w:val="24"/>
          <w:szCs w:val="24"/>
          <w:lang w:val="en-US"/>
        </w:rPr>
      </w:pPr>
      <w:r w:rsidRPr="080F880C" w:rsidR="33006938">
        <w:rPr>
          <w:rFonts w:ascii="Open Sans" w:hAnsi="Open Sans" w:eastAsia="Open Sans" w:cs="Open Sans"/>
          <w:b w:val="0"/>
          <w:bCs w:val="0"/>
          <w:i w:val="0"/>
          <w:iCs w:val="0"/>
          <w:caps w:val="0"/>
          <w:smallCaps w:val="0"/>
          <w:noProof w:val="0"/>
          <w:color w:val="26273C"/>
          <w:sz w:val="24"/>
          <w:szCs w:val="24"/>
          <w:lang w:val="en-US"/>
        </w:rPr>
        <w:t>Bots are programs that pretend to be real-life users and send you spam, messages, advertisements, or attempt to link you to sales or phishing sites (outside the app). Other bots might suggest you play games or download additional apps.</w:t>
      </w:r>
    </w:p>
    <w:p w:rsidR="33006938" w:rsidP="080F880C" w:rsidRDefault="33006938" w14:paraId="152E19C0" w14:textId="29826C1C">
      <w:pPr>
        <w:pStyle w:val="ListParagraph"/>
        <w:numPr>
          <w:ilvl w:val="0"/>
          <w:numId w:val="26"/>
        </w:numPr>
        <w:spacing w:before="0" w:beforeAutospacing="off" w:after="240" w:afterAutospacing="off" w:line="330" w:lineRule="exact"/>
        <w:rPr>
          <w:rFonts w:ascii="Times New Roman" w:hAnsi="Times New Roman" w:eastAsia="MS Mincho" w:cs="Times New Roman"/>
          <w:b w:val="0"/>
          <w:bCs w:val="0"/>
          <w:i w:val="0"/>
          <w:iCs w:val="0"/>
          <w:caps w:val="0"/>
          <w:smallCaps w:val="0"/>
          <w:noProof w:val="0"/>
          <w:color w:val="26273C"/>
          <w:sz w:val="24"/>
          <w:szCs w:val="24"/>
          <w:lang w:val="en-US"/>
        </w:rPr>
      </w:pPr>
      <w:r w:rsidRPr="080F880C" w:rsidR="33006938">
        <w:rPr>
          <w:rFonts w:ascii="Open Sans" w:hAnsi="Open Sans" w:eastAsia="Open Sans" w:cs="Open Sans"/>
          <w:b w:val="0"/>
          <w:bCs w:val="0"/>
          <w:i w:val="0"/>
          <w:iCs w:val="0"/>
          <w:caps w:val="0"/>
          <w:smallCaps w:val="0"/>
          <w:noProof w:val="0"/>
          <w:color w:val="26273C"/>
          <w:sz w:val="24"/>
          <w:szCs w:val="24"/>
          <w:lang w:val="en-US"/>
        </w:rPr>
        <w:t>Getting your news solely through messaging may lead you to sites that publish false information. Some of these websites could be run by other countries or created just to spread fake news.</w:t>
      </w:r>
    </w:p>
    <w:p w:rsidR="33006938" w:rsidP="080F880C" w:rsidRDefault="33006938" w14:paraId="19FF98EF" w14:textId="4D968E04">
      <w:pPr>
        <w:pStyle w:val="ListParagraph"/>
        <w:numPr>
          <w:ilvl w:val="0"/>
          <w:numId w:val="26"/>
        </w:numPr>
        <w:spacing w:before="0" w:beforeAutospacing="off" w:after="240" w:afterAutospacing="off" w:line="330" w:lineRule="exact"/>
        <w:rPr>
          <w:rFonts w:ascii="Times New Roman" w:hAnsi="Times New Roman" w:eastAsia="MS Mincho" w:cs="Times New Roman"/>
          <w:b w:val="0"/>
          <w:bCs w:val="0"/>
          <w:i w:val="0"/>
          <w:iCs w:val="0"/>
          <w:caps w:val="0"/>
          <w:smallCaps w:val="0"/>
          <w:noProof w:val="0"/>
          <w:color w:val="26273C"/>
          <w:sz w:val="24"/>
          <w:szCs w:val="24"/>
          <w:lang w:val="en-US"/>
        </w:rPr>
      </w:pPr>
      <w:r w:rsidRPr="080F880C" w:rsidR="33006938">
        <w:rPr>
          <w:rFonts w:ascii="Open Sans" w:hAnsi="Open Sans" w:eastAsia="Open Sans" w:cs="Open Sans"/>
          <w:b w:val="0"/>
          <w:bCs w:val="0"/>
          <w:i w:val="0"/>
          <w:iCs w:val="0"/>
          <w:caps w:val="0"/>
          <w:smallCaps w:val="0"/>
          <w:noProof w:val="0"/>
          <w:color w:val="26273C"/>
          <w:sz w:val="24"/>
          <w:szCs w:val="24"/>
          <w:lang w:val="en-US"/>
        </w:rPr>
        <w:t>Catfish would love to date you and whisk you off your feet! Romance scammers are con artists who pretend to be in love to get to the victim’s wallet.</w:t>
      </w:r>
    </w:p>
    <w:p w:rsidR="080F880C" w:rsidP="080F880C" w:rsidRDefault="080F880C" w14:paraId="3164BAA5" w14:textId="66521994">
      <w:pPr>
        <w:pStyle w:val="Normal"/>
        <w:widowControl w:val="0"/>
        <w:spacing w:before="240" w:after="60"/>
        <w:ind w:left="0"/>
        <w:rPr>
          <w:rFonts w:ascii="Times New Roman" w:hAnsi="Times New Roman" w:eastAsia="MS Mincho" w:cs="Times New Roman"/>
          <w:b w:val="1"/>
          <w:bCs w:val="1"/>
          <w:i w:val="0"/>
          <w:iCs w:val="0"/>
          <w:caps w:val="0"/>
          <w:smallCaps w:val="0"/>
          <w:noProof w:val="0"/>
          <w:color w:val="26273C"/>
          <w:sz w:val="24"/>
          <w:szCs w:val="24"/>
          <w:lang w:val="en-US"/>
        </w:rPr>
      </w:pPr>
    </w:p>
    <w:p w:rsidR="080F880C" w:rsidP="080F880C" w:rsidRDefault="080F880C" w14:paraId="1272831B" w14:textId="45F72AA2">
      <w:pPr>
        <w:pStyle w:val="Normal"/>
        <w:ind w:left="0"/>
        <w:rPr>
          <w:rFonts w:ascii="Times New Roman" w:hAnsi="Times New Roman" w:eastAsia="MS Mincho" w:cs="Times New Roman"/>
          <w:b w:val="0"/>
          <w:bCs w:val="0"/>
          <w:i w:val="0"/>
          <w:iCs w:val="0"/>
          <w:caps w:val="0"/>
          <w:smallCaps w:val="0"/>
          <w:noProof w:val="0"/>
          <w:color w:val="000000" w:themeColor="text1" w:themeTint="FF" w:themeShade="FF"/>
          <w:sz w:val="24"/>
          <w:szCs w:val="24"/>
          <w:lang w:val="en-US"/>
        </w:rPr>
      </w:pPr>
    </w:p>
    <w:p xmlns:wp14="http://schemas.microsoft.com/office/word/2010/wordml" w:rsidR="00342260" w:rsidP="080F880C" w:rsidRDefault="00342260" w14:paraId="6C26A113" wp14:textId="422FF45D">
      <w:pPr>
        <w:numPr>
          <w:ilvl w:val="0"/>
          <w:numId w:val="26"/>
        </w:numPr>
        <w:ind w:hanging="360"/>
        <w:rPr>
          <w:rStyle w:val="StyleComplexArial"/>
          <w:b w:val="1"/>
          <w:bCs w:val="1"/>
          <w:sz w:val="28"/>
          <w:szCs w:val="28"/>
        </w:rPr>
      </w:pPr>
      <w:r w:rsidRPr="080F880C" w:rsidR="00342260">
        <w:rPr>
          <w:rStyle w:val="StyleComplexArial"/>
          <w:b w:val="1"/>
          <w:bCs w:val="1"/>
          <w:sz w:val="28"/>
          <w:szCs w:val="28"/>
        </w:rPr>
        <w:t>Data Definitions</w:t>
      </w:r>
      <w:r w:rsidRPr="080F880C" w:rsidR="66E6A2FD">
        <w:rPr>
          <w:rStyle w:val="StyleComplexArial"/>
          <w:b w:val="1"/>
          <w:bCs w:val="1"/>
          <w:sz w:val="28"/>
          <w:szCs w:val="28"/>
        </w:rPr>
        <w:t xml:space="preserve">- </w:t>
      </w:r>
    </w:p>
    <w:p w:rsidR="080F880C" w:rsidP="080F880C" w:rsidRDefault="080F880C" w14:paraId="64C40A21" w14:textId="0988A2D9">
      <w:pPr>
        <w:pStyle w:val="Normal"/>
        <w:ind w:left="0"/>
        <w:rPr>
          <w:rStyle w:val="StyleComplexArial"/>
          <w:rFonts w:ascii="Times New Roman" w:hAnsi="Times New Roman" w:eastAsia="MS Mincho" w:cs="Times New Roman"/>
          <w:b w:val="1"/>
          <w:bCs w:val="1"/>
          <w:sz w:val="24"/>
          <w:szCs w:val="24"/>
        </w:rPr>
      </w:pPr>
    </w:p>
    <w:p w:rsidR="4AAED9B1" w:rsidP="080F880C" w:rsidRDefault="4AAED9B1" w14:paraId="00B3A65F" w14:textId="4803AA4B">
      <w:pPr>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0"/>
          <w:bCs w:val="0"/>
          <w:i w:val="0"/>
          <w:iCs w:val="0"/>
          <w:caps w:val="0"/>
          <w:smallCaps w:val="0"/>
          <w:noProof w:val="0"/>
          <w:color w:val="000000" w:themeColor="text1" w:themeTint="FF" w:themeShade="FF"/>
          <w:sz w:val="24"/>
          <w:szCs w:val="24"/>
          <w:lang w:val="en-US"/>
        </w:rPr>
        <w:t xml:space="preserve">1 </w:t>
      </w:r>
      <w:r w:rsidRPr="080F880C" w:rsidR="4AAED9B1">
        <w:rPr>
          <w:rFonts w:ascii="Arial" w:hAnsi="Arial" w:eastAsia="Arial" w:cs="Arial"/>
          <w:b w:val="1"/>
          <w:bCs w:val="1"/>
          <w:i w:val="0"/>
          <w:iCs w:val="0"/>
          <w:caps w:val="0"/>
          <w:smallCaps w:val="0"/>
          <w:noProof w:val="0"/>
          <w:color w:val="000000" w:themeColor="text1" w:themeTint="FF" w:themeShade="FF"/>
          <w:sz w:val="24"/>
          <w:szCs w:val="24"/>
          <w:lang w:val="en-US"/>
        </w:rPr>
        <w:t>Processes</w:t>
      </w:r>
    </w:p>
    <w:p w:rsidR="4AAED9B1" w:rsidP="080F880C" w:rsidRDefault="4AAED9B1" w14:paraId="355F540B" w14:textId="65F1FF61">
      <w:pPr>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0"/>
          <w:bCs w:val="0"/>
          <w:i w:val="0"/>
          <w:iCs w:val="0"/>
          <w:caps w:val="0"/>
          <w:smallCaps w:val="0"/>
          <w:noProof w:val="0"/>
          <w:color w:val="000000" w:themeColor="text1" w:themeTint="FF" w:themeShade="FF"/>
          <w:sz w:val="24"/>
          <w:szCs w:val="24"/>
          <w:lang w:val="en-US"/>
        </w:rPr>
        <w:t>Installing the chatty on an android mobile device is as simple as installing the apk file.</w:t>
      </w:r>
    </w:p>
    <w:p w:rsidR="080F880C" w:rsidP="080F880C" w:rsidRDefault="080F880C" w14:paraId="39A1243E" w14:textId="7E5EE2DA">
      <w:pPr>
        <w:rPr>
          <w:rFonts w:ascii="Arial" w:hAnsi="Arial" w:eastAsia="Arial" w:cs="Arial"/>
          <w:b w:val="0"/>
          <w:bCs w:val="0"/>
          <w:i w:val="0"/>
          <w:iCs w:val="0"/>
          <w:caps w:val="0"/>
          <w:smallCaps w:val="0"/>
          <w:noProof w:val="0"/>
          <w:color w:val="000000" w:themeColor="text1" w:themeTint="FF" w:themeShade="FF"/>
          <w:sz w:val="24"/>
          <w:szCs w:val="24"/>
          <w:lang w:val="en-US"/>
        </w:rPr>
      </w:pPr>
    </w:p>
    <w:p w:rsidR="4AAED9B1" w:rsidP="080F880C" w:rsidRDefault="4AAED9B1" w14:paraId="3C053739" w14:textId="6A03AD5F">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0"/>
          <w:bCs w:val="0"/>
          <w:i w:val="0"/>
          <w:iCs w:val="0"/>
          <w:caps w:val="0"/>
          <w:smallCaps w:val="0"/>
          <w:noProof w:val="0"/>
          <w:color w:val="000000" w:themeColor="text1" w:themeTint="FF" w:themeShade="FF"/>
          <w:sz w:val="24"/>
          <w:szCs w:val="24"/>
          <w:lang w:val="en-US"/>
        </w:rPr>
        <w:t>2.</w:t>
      </w:r>
      <w:r w:rsidRPr="080F880C" w:rsidR="4AAED9B1">
        <w:rPr>
          <w:rFonts w:ascii="Arial" w:hAnsi="Arial" w:eastAsia="Arial" w:cs="Arial"/>
          <w:b w:val="1"/>
          <w:bCs w:val="1"/>
          <w:i w:val="0"/>
          <w:iCs w:val="0"/>
          <w:caps w:val="0"/>
          <w:smallCaps w:val="0"/>
          <w:noProof w:val="0"/>
          <w:color w:val="000000" w:themeColor="text1" w:themeTint="FF" w:themeShade="FF"/>
          <w:sz w:val="24"/>
          <w:szCs w:val="24"/>
          <w:lang w:val="en-US"/>
        </w:rPr>
        <w:t xml:space="preserve"> Registrations for new members</w:t>
      </w:r>
    </w:p>
    <w:p w:rsidR="4AAED9B1" w:rsidP="080F880C" w:rsidRDefault="4AAED9B1" w14:paraId="13D1C932" w14:textId="19D29E13">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0"/>
          <w:bCs w:val="0"/>
          <w:i w:val="0"/>
          <w:iCs w:val="0"/>
          <w:caps w:val="0"/>
          <w:smallCaps w:val="0"/>
          <w:noProof w:val="0"/>
          <w:color w:val="000000" w:themeColor="text1" w:themeTint="FF" w:themeShade="FF"/>
          <w:sz w:val="24"/>
          <w:szCs w:val="24"/>
          <w:lang w:val="en-US"/>
        </w:rPr>
        <w:t>To register a new user, Chatty app require the using to provide their email and phone number. It checks if the phone number or email already has a user in the database, if it doesn’t the user is then taken to a screen where they fill in their details which include full name, date of birth and a short description of themselves. The user is then asked to confirm their email and phone number through the email message or SMS sent to them which contains a verification code link to their account. Finally, the user goes through it local biometric lock and adds their profile picture if need be, then done. The user will now have a full active account.</w:t>
      </w:r>
    </w:p>
    <w:p w:rsidR="080F880C" w:rsidP="080F880C" w:rsidRDefault="080F880C" w14:paraId="02D6965C" w14:textId="316D5C6B">
      <w:pPr>
        <w:ind w:left="0"/>
        <w:rPr>
          <w:rFonts w:ascii="Arial" w:hAnsi="Arial" w:eastAsia="Arial" w:cs="Arial"/>
          <w:b w:val="0"/>
          <w:bCs w:val="0"/>
          <w:i w:val="0"/>
          <w:iCs w:val="0"/>
          <w:caps w:val="0"/>
          <w:smallCaps w:val="0"/>
          <w:noProof w:val="0"/>
          <w:color w:val="000000" w:themeColor="text1" w:themeTint="FF" w:themeShade="FF"/>
          <w:sz w:val="24"/>
          <w:szCs w:val="24"/>
          <w:lang w:val="en-US"/>
        </w:rPr>
      </w:pPr>
    </w:p>
    <w:p w:rsidR="080F880C" w:rsidP="080F880C" w:rsidRDefault="080F880C" w14:paraId="3913ECB6" w14:textId="666A05E1">
      <w:pPr>
        <w:ind w:left="0"/>
        <w:rPr>
          <w:rFonts w:ascii="Arial" w:hAnsi="Arial" w:eastAsia="Arial" w:cs="Arial"/>
          <w:b w:val="0"/>
          <w:bCs w:val="0"/>
          <w:i w:val="0"/>
          <w:iCs w:val="0"/>
          <w:caps w:val="0"/>
          <w:smallCaps w:val="0"/>
          <w:noProof w:val="0"/>
          <w:color w:val="000000" w:themeColor="text1" w:themeTint="FF" w:themeShade="FF"/>
          <w:sz w:val="24"/>
          <w:szCs w:val="24"/>
          <w:lang w:val="en-US"/>
        </w:rPr>
      </w:pPr>
    </w:p>
    <w:p w:rsidR="080F880C" w:rsidP="080F880C" w:rsidRDefault="080F880C" w14:paraId="23477683" w14:textId="318A6C5D">
      <w:pPr>
        <w:ind w:left="0"/>
        <w:rPr>
          <w:rFonts w:ascii="Arial" w:hAnsi="Arial" w:eastAsia="Arial" w:cs="Arial"/>
          <w:b w:val="0"/>
          <w:bCs w:val="0"/>
          <w:i w:val="0"/>
          <w:iCs w:val="0"/>
          <w:caps w:val="0"/>
          <w:smallCaps w:val="0"/>
          <w:noProof w:val="0"/>
          <w:color w:val="000000" w:themeColor="text1" w:themeTint="FF" w:themeShade="FF"/>
          <w:sz w:val="24"/>
          <w:szCs w:val="24"/>
          <w:lang w:val="en-US"/>
        </w:rPr>
      </w:pPr>
    </w:p>
    <w:p w:rsidR="4AAED9B1" w:rsidP="080F880C" w:rsidRDefault="4AAED9B1" w14:paraId="6E06A682" w14:textId="17B0C122">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1"/>
          <w:bCs w:val="1"/>
          <w:i w:val="0"/>
          <w:iCs w:val="0"/>
          <w:caps w:val="0"/>
          <w:smallCaps w:val="0"/>
          <w:noProof w:val="0"/>
          <w:color w:val="000000" w:themeColor="text1" w:themeTint="FF" w:themeShade="FF"/>
          <w:sz w:val="24"/>
          <w:szCs w:val="24"/>
          <w:lang w:val="en-US"/>
        </w:rPr>
        <w:t>3. Login Features</w:t>
      </w:r>
    </w:p>
    <w:p w:rsidR="4AAED9B1" w:rsidP="080F880C" w:rsidRDefault="4AAED9B1" w14:paraId="75EE921B" w14:textId="17411E40">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0"/>
          <w:bCs w:val="0"/>
          <w:i w:val="0"/>
          <w:iCs w:val="0"/>
          <w:caps w:val="0"/>
          <w:smallCaps w:val="0"/>
          <w:noProof w:val="0"/>
          <w:color w:val="000000" w:themeColor="text1" w:themeTint="FF" w:themeShade="FF"/>
          <w:sz w:val="24"/>
          <w:szCs w:val="24"/>
          <w:lang w:val="en-US"/>
        </w:rPr>
        <w:t>Chatty uses a two-factor login system which includes biometric authentication and email or phone number verification. First the phone number is verified to belong to a user and then a verification code is sent to both the users’ email and phone number if the phone number was found to belong to a user. Next the user is asking to continue with the login process with the device local biometric authentication, which could be either face id or fingerprint authentication.</w:t>
      </w:r>
    </w:p>
    <w:p w:rsidR="080F880C" w:rsidP="080F880C" w:rsidRDefault="080F880C" w14:paraId="1B407191" w14:textId="2D2AAF4B">
      <w:pPr>
        <w:ind w:left="0"/>
        <w:rPr>
          <w:rFonts w:ascii="Arial" w:hAnsi="Arial" w:eastAsia="Arial" w:cs="Arial"/>
          <w:b w:val="0"/>
          <w:bCs w:val="0"/>
          <w:i w:val="0"/>
          <w:iCs w:val="0"/>
          <w:caps w:val="0"/>
          <w:smallCaps w:val="0"/>
          <w:noProof w:val="0"/>
          <w:color w:val="000000" w:themeColor="text1" w:themeTint="FF" w:themeShade="FF"/>
          <w:sz w:val="24"/>
          <w:szCs w:val="24"/>
          <w:lang w:val="en-US"/>
        </w:rPr>
      </w:pPr>
    </w:p>
    <w:p w:rsidR="4AAED9B1" w:rsidP="080F880C" w:rsidRDefault="4AAED9B1" w14:paraId="79014DAA" w14:textId="7FF31BF3">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1"/>
          <w:bCs w:val="1"/>
          <w:i w:val="0"/>
          <w:iCs w:val="0"/>
          <w:caps w:val="0"/>
          <w:smallCaps w:val="0"/>
          <w:noProof w:val="0"/>
          <w:color w:val="000000" w:themeColor="text1" w:themeTint="FF" w:themeShade="FF"/>
          <w:sz w:val="24"/>
          <w:szCs w:val="24"/>
          <w:lang w:val="en-US"/>
        </w:rPr>
        <w:t>4. Adding Friends</w:t>
      </w:r>
    </w:p>
    <w:p w:rsidR="4AAED9B1" w:rsidP="080F880C" w:rsidRDefault="4AAED9B1" w14:paraId="7C9CAE40" w14:textId="5C7D2B0D">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0"/>
          <w:bCs w:val="0"/>
          <w:i w:val="0"/>
          <w:iCs w:val="0"/>
          <w:caps w:val="0"/>
          <w:smallCaps w:val="0"/>
          <w:noProof w:val="0"/>
          <w:color w:val="000000" w:themeColor="text1" w:themeTint="FF" w:themeShade="FF"/>
          <w:sz w:val="24"/>
          <w:szCs w:val="24"/>
          <w:lang w:val="en-US"/>
        </w:rPr>
        <w:t>Adding friends through the chatty app can be done by clicking floating button at the bottom right corner of the app which after giving the app permission brings a list of all your contact list saved on your mobile phone.</w:t>
      </w:r>
    </w:p>
    <w:p w:rsidR="080F880C" w:rsidP="080F880C" w:rsidRDefault="080F880C" w14:paraId="7DE29378" w14:textId="716194AD">
      <w:pPr>
        <w:ind w:left="0"/>
        <w:rPr>
          <w:rFonts w:ascii="Arial" w:hAnsi="Arial" w:eastAsia="Arial" w:cs="Arial"/>
          <w:b w:val="0"/>
          <w:bCs w:val="0"/>
          <w:i w:val="0"/>
          <w:iCs w:val="0"/>
          <w:caps w:val="0"/>
          <w:smallCaps w:val="0"/>
          <w:noProof w:val="0"/>
          <w:color w:val="000000" w:themeColor="text1" w:themeTint="FF" w:themeShade="FF"/>
          <w:sz w:val="24"/>
          <w:szCs w:val="24"/>
          <w:lang w:val="en-US"/>
        </w:rPr>
      </w:pPr>
    </w:p>
    <w:p w:rsidR="4AAED9B1" w:rsidP="080F880C" w:rsidRDefault="4AAED9B1" w14:paraId="416F894E" w14:textId="5CEF4FDD">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1"/>
          <w:bCs w:val="1"/>
          <w:i w:val="0"/>
          <w:iCs w:val="0"/>
          <w:caps w:val="0"/>
          <w:smallCaps w:val="0"/>
          <w:noProof w:val="0"/>
          <w:color w:val="000000" w:themeColor="text1" w:themeTint="FF" w:themeShade="FF"/>
          <w:sz w:val="24"/>
          <w:szCs w:val="24"/>
          <w:lang w:val="en-US"/>
        </w:rPr>
        <w:t>5. Chat Form</w:t>
      </w:r>
    </w:p>
    <w:p w:rsidR="4AAED9B1" w:rsidP="080F880C" w:rsidRDefault="4AAED9B1" w14:paraId="6E64B23D" w14:textId="1D2632CE">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0"/>
          <w:bCs w:val="0"/>
          <w:i w:val="0"/>
          <w:iCs w:val="0"/>
          <w:caps w:val="0"/>
          <w:smallCaps w:val="0"/>
          <w:noProof w:val="0"/>
          <w:color w:val="000000" w:themeColor="text1" w:themeTint="FF" w:themeShade="FF"/>
          <w:sz w:val="24"/>
          <w:szCs w:val="24"/>
          <w:lang w:val="en-US"/>
        </w:rPr>
        <w:t>The Chat Form hold and displays the current conversation going on between two users of the app, this conversation is not saved locally or on a live server, so a new session is created for every new instance in time. The chat form has two main items which are the message areas which on-going conversations can be seen and the chat form which carry an input field to send new messages area.</w:t>
      </w:r>
    </w:p>
    <w:p w:rsidR="080F880C" w:rsidP="080F880C" w:rsidRDefault="080F880C" w14:paraId="00F0491E" w14:textId="792DA33E">
      <w:pPr>
        <w:ind w:left="0"/>
        <w:rPr>
          <w:rFonts w:ascii="Arial" w:hAnsi="Arial" w:eastAsia="Arial" w:cs="Arial"/>
          <w:b w:val="0"/>
          <w:bCs w:val="0"/>
          <w:i w:val="0"/>
          <w:iCs w:val="0"/>
          <w:caps w:val="0"/>
          <w:smallCaps w:val="0"/>
          <w:noProof w:val="0"/>
          <w:color w:val="000000" w:themeColor="text1" w:themeTint="FF" w:themeShade="FF"/>
          <w:sz w:val="24"/>
          <w:szCs w:val="24"/>
          <w:lang w:val="en-US"/>
        </w:rPr>
      </w:pPr>
    </w:p>
    <w:p w:rsidR="4AAED9B1" w:rsidP="080F880C" w:rsidRDefault="4AAED9B1" w14:paraId="0F4E8F5B" w14:textId="76BBD458">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1"/>
          <w:bCs w:val="1"/>
          <w:i w:val="0"/>
          <w:iCs w:val="0"/>
          <w:caps w:val="0"/>
          <w:smallCaps w:val="0"/>
          <w:noProof w:val="0"/>
          <w:color w:val="000000" w:themeColor="text1" w:themeTint="FF" w:themeShade="FF"/>
          <w:sz w:val="24"/>
          <w:szCs w:val="24"/>
          <w:lang w:val="en-US"/>
        </w:rPr>
        <w:t>6. Account Settings</w:t>
      </w:r>
    </w:p>
    <w:p w:rsidR="4AAED9B1" w:rsidP="080F880C" w:rsidRDefault="4AAED9B1" w14:paraId="77F070ED" w14:textId="2C0B8AE9">
      <w:pPr>
        <w:ind w:left="0"/>
        <w:rPr>
          <w:rFonts w:ascii="Arial" w:hAnsi="Arial" w:eastAsia="Arial" w:cs="Arial"/>
          <w:b w:val="0"/>
          <w:bCs w:val="0"/>
          <w:i w:val="0"/>
          <w:iCs w:val="0"/>
          <w:caps w:val="0"/>
          <w:smallCaps w:val="0"/>
          <w:noProof w:val="0"/>
          <w:color w:val="000000" w:themeColor="text1" w:themeTint="FF" w:themeShade="FF"/>
          <w:sz w:val="24"/>
          <w:szCs w:val="24"/>
          <w:lang w:val="en-US"/>
        </w:rPr>
      </w:pPr>
      <w:r w:rsidRPr="080F880C" w:rsidR="4AAED9B1">
        <w:rPr>
          <w:rFonts w:ascii="Arial" w:hAnsi="Arial" w:eastAsia="Arial" w:cs="Arial"/>
          <w:b w:val="0"/>
          <w:bCs w:val="0"/>
          <w:i w:val="0"/>
          <w:iCs w:val="0"/>
          <w:caps w:val="0"/>
          <w:smallCaps w:val="0"/>
          <w:noProof w:val="0"/>
          <w:color w:val="000000" w:themeColor="text1" w:themeTint="FF" w:themeShade="FF"/>
          <w:sz w:val="24"/>
          <w:szCs w:val="24"/>
          <w:lang w:val="en-US"/>
        </w:rPr>
        <w:t>Using the Account settings is very simple and clear, as there are not too many functions on it. The Account settings allows you to logout, see your contact list count, view your details and open the app settings and app info.</w:t>
      </w:r>
    </w:p>
    <w:p w:rsidR="080F880C" w:rsidP="080F880C" w:rsidRDefault="080F880C" w14:paraId="6710BFE0" w14:textId="690D5C70">
      <w:pPr>
        <w:pStyle w:val="Normal"/>
        <w:ind w:left="0"/>
        <w:rPr>
          <w:rStyle w:val="StyleComplexArial"/>
          <w:rFonts w:ascii="Times New Roman" w:hAnsi="Times New Roman" w:eastAsia="MS Mincho" w:cs="Times New Roman"/>
          <w:b w:val="1"/>
          <w:bCs w:val="1"/>
          <w:sz w:val="24"/>
          <w:szCs w:val="24"/>
        </w:rPr>
      </w:pPr>
    </w:p>
    <w:p xmlns:wp14="http://schemas.microsoft.com/office/word/2010/wordml" w:rsidR="00342260" w:rsidP="080F880C" w:rsidRDefault="00342260" w14:paraId="0E86B60D" wp14:textId="333A493F">
      <w:pPr>
        <w:numPr>
          <w:ilvl w:val="0"/>
          <w:numId w:val="26"/>
        </w:numPr>
        <w:ind w:hanging="360"/>
        <w:rPr>
          <w:rStyle w:val="StyleComplexArial"/>
          <w:b w:val="1"/>
          <w:bCs w:val="1"/>
          <w:sz w:val="28"/>
          <w:szCs w:val="28"/>
        </w:rPr>
      </w:pPr>
      <w:r w:rsidRPr="080F880C" w:rsidR="00342260">
        <w:rPr>
          <w:rStyle w:val="StyleComplexArial"/>
          <w:b w:val="1"/>
          <w:bCs w:val="1"/>
          <w:sz w:val="28"/>
          <w:szCs w:val="28"/>
        </w:rPr>
        <w:t>Deployment Scenarios</w:t>
      </w:r>
      <w:r w:rsidRPr="080F880C" w:rsidR="6D8A269B">
        <w:rPr>
          <w:rStyle w:val="StyleComplexArial"/>
          <w:b w:val="1"/>
          <w:bCs w:val="1"/>
          <w:sz w:val="28"/>
          <w:szCs w:val="28"/>
        </w:rPr>
        <w:t xml:space="preserve">- </w:t>
      </w:r>
    </w:p>
    <w:p xmlns:wp14="http://schemas.microsoft.com/office/word/2010/wordml" w:rsidR="00342260" w:rsidP="080F880C" w:rsidRDefault="00342260" w14:paraId="48C6A8D5" wp14:textId="77777777">
      <w:pPr>
        <w:rPr>
          <w:rFonts w:ascii="Arial" w:hAnsi="Arial" w:cs="Arial"/>
          <w:color w:val="FF0000"/>
          <w:sz w:val="24"/>
          <w:szCs w:val="24"/>
        </w:rPr>
      </w:pPr>
      <w:r w:rsidRPr="080F880C" w:rsidR="00342260">
        <w:rPr>
          <w:rStyle w:val="StyleComplexArial"/>
          <w:sz w:val="24"/>
          <w:szCs w:val="24"/>
        </w:rPr>
        <w:t xml:space="preserve">For further details refer to </w:t>
      </w:r>
      <w:r w:rsidRPr="080F880C" w:rsidR="00342260">
        <w:rPr>
          <w:rStyle w:val="StyleComplexArial"/>
          <w:sz w:val="24"/>
          <w:szCs w:val="24"/>
          <w:u w:val="single"/>
        </w:rPr>
        <w:t>Requirements</w:t>
      </w:r>
      <w:r w:rsidRPr="080F880C" w:rsidR="00342260">
        <w:rPr>
          <w:rStyle w:val="StyleComplexArial"/>
          <w:sz w:val="24"/>
          <w:szCs w:val="24"/>
          <w:u w:val="single"/>
        </w:rPr>
        <w:t xml:space="preserve"> Elicitation Guidelines</w:t>
      </w:r>
      <w:r w:rsidRPr="080F880C" w:rsidR="00342260">
        <w:rPr>
          <w:rStyle w:val="StyleComplexArial"/>
          <w:sz w:val="24"/>
          <w:szCs w:val="24"/>
        </w:rPr>
        <w:t>.</w:t>
      </w:r>
    </w:p>
    <w:p xmlns:wp14="http://schemas.microsoft.com/office/word/2010/wordml" w:rsidR="00342260" w:rsidP="080F880C" w:rsidRDefault="00342260" w14:paraId="2E97E91D" wp14:textId="77777777">
      <w:pPr>
        <w:numPr>
          <w:ilvl w:val="0"/>
          <w:numId w:val="28"/>
        </w:numPr>
        <w:jc w:val="both"/>
        <w:rPr>
          <w:rStyle w:val="StyleComplexArial"/>
          <w:sz w:val="24"/>
          <w:szCs w:val="24"/>
        </w:rPr>
      </w:pPr>
      <w:r w:rsidRPr="080F880C" w:rsidR="00342260">
        <w:rPr>
          <w:rStyle w:val="StyleComplexArial"/>
          <w:sz w:val="24"/>
          <w:szCs w:val="24"/>
        </w:rPr>
        <w:t xml:space="preserve">If a prototype is </w:t>
      </w:r>
      <w:r w:rsidRPr="080F880C" w:rsidR="00342260">
        <w:rPr>
          <w:rStyle w:val="StyleComplexArial"/>
          <w:sz w:val="24"/>
          <w:szCs w:val="24"/>
        </w:rPr>
        <w:t>required</w:t>
      </w:r>
      <w:r w:rsidRPr="080F880C" w:rsidR="00342260">
        <w:rPr>
          <w:rStyle w:val="StyleComplexArial"/>
          <w:sz w:val="24"/>
          <w:szCs w:val="24"/>
        </w:rPr>
        <w:t xml:space="preserve">, the team develops the same as part of this phase </w:t>
      </w:r>
    </w:p>
    <w:p xmlns:wp14="http://schemas.microsoft.com/office/word/2010/wordml" w:rsidR="00342260" w:rsidP="080F880C" w:rsidRDefault="00342260" w14:paraId="3CA3A3C8" wp14:textId="77777777">
      <w:pPr>
        <w:pStyle w:val="StyleComplexArialJustified"/>
        <w:numPr>
          <w:ilvl w:val="0"/>
          <w:numId w:val="28"/>
        </w:numPr>
        <w:rPr>
          <w:sz w:val="24"/>
          <w:szCs w:val="24"/>
        </w:rPr>
      </w:pPr>
      <w:r w:rsidRPr="080F880C" w:rsidR="00342260">
        <w:rPr>
          <w:sz w:val="24"/>
          <w:szCs w:val="24"/>
        </w:rPr>
        <w:t>The PM then assigns an author to prepare the SRS document for the project</w:t>
      </w:r>
    </w:p>
    <w:p xmlns:wp14="http://schemas.microsoft.com/office/word/2010/wordml" w:rsidR="00342260" w:rsidP="080F880C" w:rsidRDefault="00342260" w14:paraId="06D8479F" wp14:textId="77777777">
      <w:pPr>
        <w:pStyle w:val="StyleComplexArialJustified"/>
        <w:numPr>
          <w:ilvl w:val="0"/>
          <w:numId w:val="28"/>
        </w:numPr>
        <w:rPr>
          <w:sz w:val="24"/>
          <w:szCs w:val="24"/>
        </w:rPr>
      </w:pPr>
      <w:r w:rsidRPr="080F880C" w:rsidR="00342260">
        <w:rPr>
          <w:sz w:val="24"/>
          <w:szCs w:val="24"/>
        </w:rPr>
        <w:t>The author may call for a meeting with the team members and concerned personnel (with domain knowledge) for discussion on the contents of the SRS</w:t>
      </w:r>
    </w:p>
    <w:p xmlns:wp14="http://schemas.microsoft.com/office/word/2010/wordml" w:rsidR="00342260" w:rsidP="080F880C" w:rsidRDefault="00342260" w14:paraId="224FDAB8" wp14:textId="77777777">
      <w:pPr>
        <w:pStyle w:val="StyleComplexArialJustified"/>
        <w:numPr>
          <w:ilvl w:val="0"/>
          <w:numId w:val="28"/>
        </w:numPr>
        <w:rPr>
          <w:sz w:val="24"/>
          <w:szCs w:val="24"/>
        </w:rPr>
      </w:pPr>
      <w:r w:rsidRPr="080F880C" w:rsidR="00342260">
        <w:rPr>
          <w:sz w:val="24"/>
          <w:szCs w:val="24"/>
        </w:rPr>
        <w:t>At the discretion of the PM, the Client may also be invited to join these meetings</w:t>
      </w:r>
    </w:p>
    <w:p xmlns:wp14="http://schemas.microsoft.com/office/word/2010/wordml" w:rsidR="00342260" w:rsidP="080F880C" w:rsidRDefault="00342260" w14:paraId="28ABBCD5" wp14:textId="77777777">
      <w:pPr>
        <w:pStyle w:val="StyleComplexArialJustified"/>
        <w:numPr>
          <w:ilvl w:val="0"/>
          <w:numId w:val="28"/>
        </w:numPr>
        <w:rPr>
          <w:sz w:val="24"/>
          <w:szCs w:val="24"/>
        </w:rPr>
      </w:pPr>
      <w:r w:rsidRPr="080F880C" w:rsidR="00342260">
        <w:rPr>
          <w:sz w:val="24"/>
          <w:szCs w:val="24"/>
        </w:rPr>
        <w:t xml:space="preserve">The author then prepares the System Requirement Specification document using </w:t>
      </w:r>
      <w:r w:rsidRPr="080F880C" w:rsidR="00FD0192">
        <w:rPr>
          <w:sz w:val="24"/>
          <w:szCs w:val="24"/>
          <w:u w:val="single"/>
        </w:rPr>
        <w:t>Systems Requirements Specification</w:t>
      </w:r>
      <w:r w:rsidRPr="080F880C" w:rsidR="00342260">
        <w:rPr>
          <w:sz w:val="24"/>
          <w:szCs w:val="24"/>
          <w:u w:val="single"/>
        </w:rPr>
        <w:t xml:space="preserve"> template</w:t>
      </w:r>
      <w:r w:rsidRPr="080F880C" w:rsidR="00342260">
        <w:rPr>
          <w:sz w:val="24"/>
          <w:szCs w:val="24"/>
        </w:rPr>
        <w:t xml:space="preserve"> for the </w:t>
      </w:r>
      <w:r w:rsidRPr="080F880C" w:rsidR="00342260">
        <w:rPr>
          <w:sz w:val="24"/>
          <w:szCs w:val="24"/>
        </w:rPr>
        <w:t>project, and</w:t>
      </w:r>
      <w:r w:rsidRPr="080F880C" w:rsidR="00342260">
        <w:rPr>
          <w:sz w:val="24"/>
          <w:szCs w:val="24"/>
        </w:rPr>
        <w:t xml:space="preserve"> addresses all sections pertinent to the project.</w:t>
      </w:r>
    </w:p>
    <w:p xmlns:wp14="http://schemas.microsoft.com/office/word/2010/wordml" w:rsidR="00342260" w:rsidRDefault="00342260" w14:paraId="12FE8892" wp14:textId="77777777">
      <w:pPr>
        <w:pStyle w:val="Heading2"/>
        <w:rPr>
          <w:rFonts w:ascii="Arial" w:hAnsi="Arial" w:cs="Arial"/>
        </w:rPr>
      </w:pPr>
      <w:bookmarkStart w:name="_Toc133307161" w:id="57"/>
      <w:r w:rsidRPr="080F880C" w:rsidR="00342260">
        <w:rPr>
          <w:rFonts w:ascii="Arial" w:hAnsi="Arial" w:cs="Arial"/>
        </w:rPr>
        <w:t>Traceability Matrix</w:t>
      </w:r>
      <w:bookmarkEnd w:id="57"/>
    </w:p>
    <w:p xmlns:wp14="http://schemas.microsoft.com/office/word/2010/wordml" w:rsidR="00342260" w:rsidP="080F880C" w:rsidRDefault="00342260" w14:paraId="17DE27B2" wp14:textId="77777777">
      <w:pPr>
        <w:pStyle w:val="ListBullet"/>
        <w:rPr>
          <w:rFonts w:ascii="Arial" w:hAnsi="Arial" w:cs="Arial"/>
          <w:b w:val="0"/>
          <w:bCs w:val="0"/>
          <w:sz w:val="24"/>
          <w:szCs w:val="24"/>
        </w:rPr>
      </w:pPr>
      <w:r w:rsidRPr="080F880C" w:rsidR="00342260">
        <w:rPr>
          <w:rFonts w:ascii="Arial" w:hAnsi="Arial" w:cs="Arial"/>
          <w:b w:val="0"/>
          <w:bCs w:val="0"/>
          <w:sz w:val="24"/>
          <w:szCs w:val="24"/>
        </w:rPr>
        <w:t xml:space="preserve">Requirements specification team develops the Traceability matrix. Refer to </w:t>
      </w:r>
      <w:r w:rsidRPr="080F880C" w:rsidR="00342260">
        <w:rPr>
          <w:rFonts w:ascii="Arial" w:hAnsi="Arial" w:cs="Arial"/>
          <w:b w:val="0"/>
          <w:bCs w:val="0"/>
          <w:sz w:val="24"/>
          <w:szCs w:val="24"/>
          <w:u w:val="single"/>
        </w:rPr>
        <w:t>Traceability Matrix</w:t>
      </w:r>
      <w:r w:rsidRPr="080F880C" w:rsidR="00342260">
        <w:rPr>
          <w:rFonts w:ascii="Arial" w:hAnsi="Arial" w:cs="Arial"/>
          <w:b w:val="0"/>
          <w:bCs w:val="0"/>
          <w:sz w:val="24"/>
          <w:szCs w:val="24"/>
        </w:rPr>
        <w:t xml:space="preserve"> template</w:t>
      </w:r>
    </w:p>
    <w:p xmlns:wp14="http://schemas.microsoft.com/office/word/2010/wordml" w:rsidR="00342260" w:rsidP="080F880C" w:rsidRDefault="00342260" w14:paraId="2043F5D3" wp14:textId="77777777">
      <w:pPr>
        <w:pStyle w:val="ListBullet"/>
        <w:rPr>
          <w:rStyle w:val="StyleComplexArial"/>
          <w:b w:val="0"/>
          <w:bCs w:val="0"/>
          <w:sz w:val="24"/>
          <w:szCs w:val="24"/>
        </w:rPr>
      </w:pPr>
      <w:r w:rsidRPr="080F880C" w:rsidR="00342260">
        <w:rPr>
          <w:rStyle w:val="StyleComplexArial"/>
          <w:b w:val="0"/>
          <w:bCs w:val="0"/>
          <w:sz w:val="24"/>
          <w:szCs w:val="24"/>
        </w:rPr>
        <w:t xml:space="preserve">Traceability matrix </w:t>
      </w:r>
      <w:r w:rsidRPr="080F880C" w:rsidR="00342260">
        <w:rPr>
          <w:rFonts w:ascii="Arial" w:hAnsi="Arial" w:cs="Arial"/>
          <w:b w:val="0"/>
          <w:bCs w:val="0"/>
          <w:sz w:val="24"/>
          <w:szCs w:val="24"/>
        </w:rPr>
        <w:t>is created</w:t>
      </w:r>
      <w:r w:rsidRPr="080F880C" w:rsidR="00342260">
        <w:rPr>
          <w:rFonts w:ascii="Arial" w:hAnsi="Arial" w:cs="Arial"/>
          <w:b w:val="0"/>
          <w:bCs w:val="0"/>
          <w:color w:val="FF6600"/>
          <w:sz w:val="24"/>
          <w:szCs w:val="24"/>
        </w:rPr>
        <w:t xml:space="preserve"> </w:t>
      </w:r>
      <w:r w:rsidRPr="080F880C" w:rsidR="00342260">
        <w:rPr>
          <w:rStyle w:val="StyleComplexArial"/>
          <w:b w:val="0"/>
          <w:bCs w:val="0"/>
          <w:sz w:val="24"/>
          <w:szCs w:val="24"/>
        </w:rPr>
        <w:t>as per the Traceability Matrix guidelines</w:t>
      </w:r>
    </w:p>
    <w:p w:rsidR="080F880C" w:rsidP="080F880C" w:rsidRDefault="080F880C" w14:paraId="21B3CB33" w14:textId="09C30162">
      <w:pPr>
        <w:pStyle w:val="ListBullet"/>
        <w:numPr>
          <w:numId w:val="0"/>
        </w:numPr>
        <w:ind w:left="0"/>
        <w:rPr>
          <w:rStyle w:val="StyleComplexArial"/>
          <w:rFonts w:ascii="Times New Roman" w:hAnsi="Times New Roman" w:eastAsia="MS Mincho" w:cs="Times New Roman"/>
          <w:b w:val="0"/>
          <w:bCs w:val="0"/>
          <w:sz w:val="24"/>
          <w:szCs w:val="24"/>
        </w:rPr>
      </w:pPr>
    </w:p>
    <w:p w:rsidR="34319C0C" w:rsidP="080F880C" w:rsidRDefault="34319C0C" w14:paraId="01A60885" w14:textId="4A1E29FE">
      <w:pPr>
        <w:pStyle w:val="ListParagraph"/>
        <w:rPr>
          <w:rFonts w:ascii="Times New Roman" w:hAnsi="Times New Roman" w:eastAsia="MS Mincho" w:cs="Times New Roman"/>
          <w:sz w:val="24"/>
          <w:szCs w:val="24"/>
        </w:rPr>
      </w:pPr>
      <w:r w:rsidR="34319C0C">
        <w:drawing>
          <wp:inline wp14:editId="29A78592" wp14:anchorId="20241C28">
            <wp:extent cx="5086350" cy="2800350"/>
            <wp:effectExtent l="0" t="0" r="0" b="0"/>
            <wp:docPr id="956072565" name="" title=""/>
            <wp:cNvGraphicFramePr>
              <a:graphicFrameLocks noChangeAspect="1"/>
            </wp:cNvGraphicFramePr>
            <a:graphic>
              <a:graphicData uri="http://schemas.openxmlformats.org/drawingml/2006/picture">
                <pic:pic>
                  <pic:nvPicPr>
                    <pic:cNvPr id="0" name=""/>
                    <pic:cNvPicPr/>
                  </pic:nvPicPr>
                  <pic:blipFill>
                    <a:blip r:embed="Re040694f0c294fc9">
                      <a:extLst>
                        <a:ext xmlns:a="http://schemas.openxmlformats.org/drawingml/2006/main" uri="{28A0092B-C50C-407E-A947-70E740481C1C}">
                          <a14:useLocalDpi val="0"/>
                        </a:ext>
                      </a:extLst>
                    </a:blip>
                    <a:stretch>
                      <a:fillRect/>
                    </a:stretch>
                  </pic:blipFill>
                  <pic:spPr>
                    <a:xfrm>
                      <a:off x="0" y="0"/>
                      <a:ext cx="5086350" cy="2800350"/>
                    </a:xfrm>
                    <a:prstGeom prst="rect">
                      <a:avLst/>
                    </a:prstGeom>
                  </pic:spPr>
                </pic:pic>
              </a:graphicData>
            </a:graphic>
          </wp:inline>
        </w:drawing>
      </w:r>
    </w:p>
    <w:p w:rsidR="080F880C" w:rsidP="080F880C" w:rsidRDefault="080F880C" w14:paraId="23B85B39" w14:textId="56C4F27E">
      <w:pPr>
        <w:pStyle w:val="Normal"/>
        <w:ind w:left="0"/>
      </w:pPr>
    </w:p>
    <w:p w:rsidR="080F880C" w:rsidP="080F880C" w:rsidRDefault="080F880C" w14:paraId="4E9A3F37" w14:textId="036B9AD8">
      <w:pPr>
        <w:pStyle w:val="Normal"/>
        <w:ind w:left="0"/>
      </w:pPr>
    </w:p>
    <w:p w:rsidR="34319C0C" w:rsidP="080F880C" w:rsidRDefault="34319C0C" w14:paraId="5BE315D6" w14:textId="13B7DC3F">
      <w:pPr>
        <w:pStyle w:val="Normal"/>
        <w:ind w:left="0"/>
        <w:rPr>
          <w:rFonts w:ascii="Times New Roman" w:hAnsi="Times New Roman" w:eastAsia="MS Mincho" w:cs="Times New Roman"/>
          <w:sz w:val="24"/>
          <w:szCs w:val="24"/>
        </w:rPr>
      </w:pPr>
      <w:r>
        <w:br/>
      </w:r>
    </w:p>
    <w:p xmlns:wp14="http://schemas.microsoft.com/office/word/2010/wordml" w:rsidR="00342260" w:rsidRDefault="00342260" w14:paraId="7E24D61C" wp14:textId="77777777">
      <w:pPr>
        <w:pStyle w:val="Heading2"/>
        <w:rPr>
          <w:rFonts w:ascii="Arial" w:hAnsi="Arial" w:cs="Arial"/>
        </w:rPr>
      </w:pPr>
      <w:bookmarkStart w:name="_Toc133307162" w:id="58"/>
      <w:r w:rsidRPr="080F880C" w:rsidR="00342260">
        <w:rPr>
          <w:rFonts w:ascii="Arial" w:hAnsi="Arial" w:cs="Arial"/>
        </w:rPr>
        <w:t>SRS Review and approval</w:t>
      </w:r>
      <w:bookmarkEnd w:id="58"/>
    </w:p>
    <w:p xmlns:wp14="http://schemas.microsoft.com/office/word/2010/wordml" w:rsidR="00342260" w:rsidP="080F880C" w:rsidRDefault="00342260" w14:paraId="058BDC75" wp14:textId="77777777">
      <w:pPr>
        <w:numPr>
          <w:ilvl w:val="0"/>
          <w:numId w:val="29"/>
        </w:numPr>
        <w:rPr>
          <w:rFonts w:ascii="Arial" w:hAnsi="Arial" w:cs="Arial"/>
          <w:sz w:val="24"/>
          <w:szCs w:val="24"/>
        </w:rPr>
      </w:pPr>
      <w:r w:rsidRPr="080F880C" w:rsidR="00342260">
        <w:rPr>
          <w:rFonts w:ascii="Arial" w:hAnsi="Arial" w:cs="Arial"/>
          <w:sz w:val="24"/>
          <w:szCs w:val="24"/>
        </w:rPr>
        <w:t>The author coordinates for a formal review of the SRS Document as per the Review Process and SRS Review Check List</w:t>
      </w:r>
    </w:p>
    <w:p xmlns:wp14="http://schemas.microsoft.com/office/word/2010/wordml" w:rsidR="00342260" w:rsidP="080F880C" w:rsidRDefault="00342260" w14:paraId="446D3367" wp14:textId="77777777">
      <w:pPr>
        <w:numPr>
          <w:ilvl w:val="0"/>
          <w:numId w:val="29"/>
        </w:numPr>
        <w:rPr>
          <w:rStyle w:val="StyleComplexArial"/>
          <w:sz w:val="24"/>
          <w:szCs w:val="24"/>
        </w:rPr>
      </w:pPr>
      <w:r w:rsidRPr="080F880C" w:rsidR="00342260">
        <w:rPr>
          <w:rFonts w:ascii="Arial" w:hAnsi="Arial" w:cs="Arial"/>
          <w:sz w:val="24"/>
          <w:szCs w:val="24"/>
        </w:rPr>
        <w:t>PM makes sure SRS is reviewed and approved by the client.</w:t>
      </w:r>
      <w:r w:rsidRPr="080F880C" w:rsidR="00342260">
        <w:rPr>
          <w:rFonts w:ascii="Arial" w:hAnsi="Arial" w:cs="Arial"/>
          <w:color w:val="FF6600"/>
          <w:sz w:val="24"/>
          <w:szCs w:val="24"/>
        </w:rPr>
        <w:t xml:space="preserve"> </w:t>
      </w:r>
      <w:r w:rsidRPr="080F880C" w:rsidR="00342260">
        <w:rPr>
          <w:rFonts w:ascii="Arial" w:hAnsi="Arial" w:cs="Arial"/>
          <w:sz w:val="24"/>
          <w:szCs w:val="24"/>
        </w:rPr>
        <w:t xml:space="preserve">Refer to </w:t>
      </w:r>
      <w:r w:rsidRPr="080F880C" w:rsidR="00342260">
        <w:rPr>
          <w:rFonts w:ascii="Arial" w:hAnsi="Arial" w:cs="Arial"/>
          <w:sz w:val="24"/>
          <w:szCs w:val="24"/>
          <w:u w:val="single"/>
        </w:rPr>
        <w:t>Review process</w:t>
      </w:r>
      <w:r w:rsidRPr="080F880C" w:rsidR="00342260">
        <w:rPr>
          <w:rFonts w:ascii="Arial" w:hAnsi="Arial" w:cs="Arial"/>
          <w:sz w:val="24"/>
          <w:szCs w:val="24"/>
        </w:rPr>
        <w:t xml:space="preserve"> for details on conducting reviews</w:t>
      </w:r>
    </w:p>
    <w:p xmlns:wp14="http://schemas.microsoft.com/office/word/2010/wordml" w:rsidR="00342260" w:rsidRDefault="00342260" w14:paraId="388A84BE" wp14:textId="77777777">
      <w:pPr>
        <w:pStyle w:val="Heading2"/>
        <w:rPr>
          <w:rFonts w:ascii="Arial" w:hAnsi="Arial" w:cs="Arial"/>
        </w:rPr>
      </w:pPr>
      <w:bookmarkStart w:name="_Toc133307163" w:id="59"/>
      <w:r w:rsidRPr="080F880C" w:rsidR="00342260">
        <w:rPr>
          <w:rFonts w:ascii="Arial" w:hAnsi="Arial" w:cs="Arial"/>
        </w:rPr>
        <w:t>Changes to SRS</w:t>
      </w:r>
      <w:bookmarkEnd w:id="59"/>
      <w:r w:rsidRPr="080F880C" w:rsidR="00342260">
        <w:rPr>
          <w:rFonts w:ascii="Arial" w:hAnsi="Arial" w:cs="Arial"/>
        </w:rPr>
        <w:t xml:space="preserve"> </w:t>
      </w:r>
    </w:p>
    <w:p xmlns:wp14="http://schemas.microsoft.com/office/word/2010/wordml" w:rsidR="00342260" w:rsidP="080F880C" w:rsidRDefault="00342260" w14:paraId="2C25A198" wp14:textId="77777777">
      <w:pPr>
        <w:pStyle w:val="ListBullet"/>
        <w:rPr>
          <w:rFonts w:ascii="Arial" w:hAnsi="Arial" w:cs="Arial"/>
          <w:sz w:val="24"/>
          <w:szCs w:val="24"/>
        </w:rPr>
      </w:pPr>
      <w:r w:rsidRPr="080F880C" w:rsidR="00342260">
        <w:rPr>
          <w:rFonts w:ascii="Arial" w:hAnsi="Arial" w:cs="Arial"/>
          <w:sz w:val="24"/>
          <w:szCs w:val="24"/>
        </w:rPr>
        <w:t>Whenever the Client requests changes to the requirements, the PM verifies the impact of the change</w:t>
      </w:r>
    </w:p>
    <w:p xmlns:wp14="http://schemas.microsoft.com/office/word/2010/wordml" w:rsidR="00342260" w:rsidP="080F880C" w:rsidRDefault="00342260" w14:paraId="15744B49" wp14:textId="77777777">
      <w:pPr>
        <w:pStyle w:val="ListBullet"/>
        <w:rPr>
          <w:rFonts w:ascii="Arial" w:hAnsi="Arial" w:cs="Arial"/>
          <w:sz w:val="24"/>
          <w:szCs w:val="24"/>
        </w:rPr>
      </w:pPr>
      <w:r w:rsidRPr="080F880C" w:rsidR="00342260">
        <w:rPr>
          <w:rFonts w:ascii="Arial" w:hAnsi="Arial" w:cs="Arial"/>
          <w:sz w:val="24"/>
          <w:szCs w:val="24"/>
        </w:rPr>
        <w:t>The PM then may call for a CCB meeting</w:t>
      </w:r>
    </w:p>
    <w:p xmlns:wp14="http://schemas.microsoft.com/office/word/2010/wordml" w:rsidR="00342260" w:rsidP="080F880C" w:rsidRDefault="00342260" w14:paraId="58E7B1F2" wp14:textId="25880890">
      <w:pPr>
        <w:pStyle w:val="ListBullet"/>
        <w:rPr>
          <w:rFonts w:ascii="Arial" w:hAnsi="Arial" w:cs="Arial"/>
          <w:sz w:val="24"/>
          <w:szCs w:val="24"/>
        </w:rPr>
      </w:pPr>
      <w:r w:rsidRPr="080F880C" w:rsidR="00342260">
        <w:rPr>
          <w:rFonts w:ascii="Arial" w:hAnsi="Arial" w:cs="Arial"/>
          <w:sz w:val="24"/>
          <w:szCs w:val="24"/>
        </w:rPr>
        <w:t>The CCB reviews the changes along with the impact of the change on the effort, schedule and cost.</w:t>
      </w:r>
      <w:r w:rsidRPr="080F880C" w:rsidR="00342260">
        <w:rPr>
          <w:rFonts w:ascii="Arial" w:hAnsi="Arial" w:cs="Arial"/>
          <w:sz w:val="24"/>
          <w:szCs w:val="24"/>
        </w:rPr>
        <w:t xml:space="preserve"> Refer </w:t>
      </w:r>
      <w:r w:rsidRPr="080F880C" w:rsidR="3F7962CC">
        <w:rPr>
          <w:rFonts w:ascii="Arial" w:hAnsi="Arial" w:cs="Arial"/>
          <w:sz w:val="24"/>
          <w:szCs w:val="24"/>
        </w:rPr>
        <w:t>to Project</w:t>
      </w:r>
      <w:r w:rsidRPr="080F880C" w:rsidR="00342260">
        <w:rPr>
          <w:rFonts w:ascii="Arial" w:hAnsi="Arial" w:cs="Arial"/>
          <w:sz w:val="24"/>
          <w:szCs w:val="24"/>
          <w:u w:val="single"/>
        </w:rPr>
        <w:t xml:space="preserve"> Management Planning process</w:t>
      </w:r>
      <w:r w:rsidRPr="080F880C" w:rsidR="00342260">
        <w:rPr>
          <w:rFonts w:ascii="Arial" w:hAnsi="Arial" w:cs="Arial"/>
          <w:sz w:val="24"/>
          <w:szCs w:val="24"/>
        </w:rPr>
        <w:t xml:space="preserve"> and </w:t>
      </w:r>
      <w:r w:rsidRPr="080F880C" w:rsidR="00342260">
        <w:rPr>
          <w:rFonts w:ascii="Arial" w:hAnsi="Arial" w:cs="Arial"/>
          <w:sz w:val="24"/>
          <w:szCs w:val="24"/>
          <w:u w:val="single"/>
        </w:rPr>
        <w:t>Project Tracking process</w:t>
      </w:r>
      <w:r w:rsidRPr="080F880C" w:rsidR="00342260">
        <w:rPr>
          <w:rFonts w:ascii="Arial" w:hAnsi="Arial" w:cs="Arial"/>
          <w:sz w:val="24"/>
          <w:szCs w:val="24"/>
        </w:rPr>
        <w:t xml:space="preserve"> for details on how to constitute CCB, how to log in, track and resolve Change Requests</w:t>
      </w:r>
    </w:p>
    <w:p xmlns:wp14="http://schemas.microsoft.com/office/word/2010/wordml" w:rsidR="00342260" w:rsidP="080F880C" w:rsidRDefault="00342260" w14:paraId="5E1720E0" wp14:textId="77777777">
      <w:pPr>
        <w:pStyle w:val="ListBullet"/>
        <w:rPr>
          <w:rFonts w:ascii="Arial" w:hAnsi="Arial" w:cs="Arial"/>
          <w:sz w:val="24"/>
          <w:szCs w:val="24"/>
        </w:rPr>
      </w:pPr>
      <w:r w:rsidRPr="080F880C" w:rsidR="00342260">
        <w:rPr>
          <w:rFonts w:ascii="Arial" w:hAnsi="Arial" w:cs="Arial"/>
          <w:sz w:val="24"/>
          <w:szCs w:val="24"/>
        </w:rPr>
        <w:t>In case of major changes, changes that have an impact on the effort, cost, or milestone, Client approval is obtained before the changes are incorporated</w:t>
      </w:r>
    </w:p>
    <w:p xmlns:wp14="http://schemas.microsoft.com/office/word/2010/wordml" w:rsidR="00342260" w:rsidP="080F880C" w:rsidRDefault="00342260" w14:paraId="34AADC9D" wp14:textId="77777777">
      <w:pPr>
        <w:pStyle w:val="ListBullet"/>
        <w:rPr>
          <w:rFonts w:ascii="Arial" w:hAnsi="Arial" w:cs="Arial"/>
          <w:sz w:val="24"/>
          <w:szCs w:val="24"/>
        </w:rPr>
      </w:pPr>
      <w:r w:rsidRPr="080F880C" w:rsidR="00342260">
        <w:rPr>
          <w:rFonts w:ascii="Arial" w:hAnsi="Arial" w:cs="Arial"/>
          <w:sz w:val="24"/>
          <w:szCs w:val="24"/>
        </w:rPr>
        <w:t xml:space="preserve">At the discretion of the PM, any minor internal changes </w:t>
      </w:r>
      <w:r w:rsidRPr="080F880C" w:rsidR="00342260">
        <w:rPr>
          <w:rFonts w:ascii="Arial" w:hAnsi="Arial" w:cs="Arial"/>
          <w:sz w:val="24"/>
          <w:szCs w:val="24"/>
        </w:rPr>
        <w:t>identified</w:t>
      </w:r>
      <w:r w:rsidRPr="080F880C" w:rsidR="00342260">
        <w:rPr>
          <w:rFonts w:ascii="Arial" w:hAnsi="Arial" w:cs="Arial"/>
          <w:sz w:val="24"/>
          <w:szCs w:val="24"/>
        </w:rPr>
        <w:t xml:space="preserve"> to the requirements may be sent to the Client for a re-approval or baselined without Client approval</w:t>
      </w:r>
    </w:p>
    <w:p xmlns:wp14="http://schemas.microsoft.com/office/word/2010/wordml" w:rsidR="00342260" w:rsidP="080F880C" w:rsidRDefault="00342260" w14:paraId="1470A0B0" wp14:textId="77777777">
      <w:pPr>
        <w:pStyle w:val="ListBullet"/>
        <w:rPr>
          <w:rFonts w:ascii="Arial" w:hAnsi="Arial" w:cs="Arial"/>
          <w:sz w:val="20"/>
          <w:szCs w:val="20"/>
        </w:rPr>
      </w:pPr>
      <w:r w:rsidRPr="080F880C" w:rsidR="00342260">
        <w:rPr>
          <w:rFonts w:ascii="Arial" w:hAnsi="Arial" w:cs="Arial"/>
          <w:sz w:val="24"/>
          <w:szCs w:val="24"/>
        </w:rPr>
        <w:t xml:space="preserve">PM verifies whether the approved CRs have any impact on the project </w:t>
      </w:r>
      <w:r w:rsidRPr="080F880C" w:rsidR="00342260">
        <w:rPr>
          <w:rFonts w:ascii="Arial" w:hAnsi="Arial" w:cs="Arial"/>
          <w:sz w:val="24"/>
          <w:szCs w:val="24"/>
        </w:rPr>
        <w:t>objectives</w:t>
      </w:r>
      <w:r w:rsidRPr="080F880C" w:rsidR="00342260">
        <w:rPr>
          <w:rFonts w:ascii="Arial" w:hAnsi="Arial" w:cs="Arial"/>
          <w:sz w:val="24"/>
          <w:szCs w:val="24"/>
        </w:rPr>
        <w:t xml:space="preserve"> and the planning parameters. Under such circumstances PM initiates re-planning. Refer to </w:t>
      </w:r>
      <w:r w:rsidRPr="080F880C" w:rsidR="00342260">
        <w:rPr>
          <w:rFonts w:ascii="Arial" w:hAnsi="Arial" w:cs="Arial"/>
          <w:sz w:val="24"/>
          <w:szCs w:val="24"/>
          <w:u w:val="single"/>
        </w:rPr>
        <w:t>Project Tracking process</w:t>
      </w:r>
      <w:r w:rsidRPr="080F880C" w:rsidR="00342260">
        <w:rPr>
          <w:rFonts w:ascii="Arial" w:hAnsi="Arial" w:cs="Arial"/>
          <w:sz w:val="24"/>
          <w:szCs w:val="24"/>
        </w:rPr>
        <w:t xml:space="preserve"> for detail</w:t>
      </w:r>
      <w:r w:rsidRPr="080F880C" w:rsidR="00342260">
        <w:rPr>
          <w:rFonts w:ascii="Arial" w:hAnsi="Arial" w:cs="Arial"/>
          <w:sz w:val="20"/>
          <w:szCs w:val="20"/>
        </w:rPr>
        <w:t>s.</w:t>
      </w:r>
    </w:p>
    <w:p xmlns:wp14="http://schemas.microsoft.com/office/word/2010/wordml" w:rsidR="00342260" w:rsidRDefault="00342260" w14:paraId="23FD0630" wp14:textId="77777777">
      <w:pPr>
        <w:pStyle w:val="Heading1"/>
        <w:rPr>
          <w:rFonts w:ascii="Arial" w:hAnsi="Arial"/>
          <w:sz w:val="32"/>
        </w:rPr>
      </w:pPr>
      <w:bookmarkStart w:name="_Toc358554580" w:id="60"/>
      <w:bookmarkStart w:name="_Toc373640249" w:id="61"/>
      <w:bookmarkStart w:name="_Toc375537888" w:id="62"/>
      <w:bookmarkStart w:name="_Toc375538261" w:id="63"/>
      <w:bookmarkStart w:name="_Toc399318560" w:id="64"/>
      <w:bookmarkStart w:name="_Toc133307164" w:id="65"/>
      <w:r w:rsidRPr="080F880C" w:rsidR="00342260">
        <w:rPr>
          <w:rFonts w:ascii="Arial" w:hAnsi="Arial"/>
          <w:sz w:val="32"/>
          <w:szCs w:val="32"/>
        </w:rPr>
        <w:t>Outputs</w:t>
      </w:r>
      <w:bookmarkEnd w:id="60"/>
      <w:bookmarkEnd w:id="61"/>
      <w:bookmarkEnd w:id="62"/>
      <w:bookmarkEnd w:id="63"/>
      <w:bookmarkEnd w:id="64"/>
      <w:bookmarkEnd w:id="65"/>
    </w:p>
    <w:p xmlns:wp14="http://schemas.microsoft.com/office/word/2010/wordml" w:rsidR="00342260" w:rsidRDefault="00342260" w14:paraId="42B1A2E3" wp14:textId="77777777">
      <w:pPr>
        <w:pStyle w:val="Heading2"/>
        <w:rPr>
          <w:rFonts w:ascii="Arial" w:hAnsi="Arial" w:cs="Arial"/>
        </w:rPr>
      </w:pPr>
      <w:bookmarkStart w:name="_Toc358554581" w:id="66"/>
      <w:bookmarkStart w:name="_Toc373640250" w:id="67"/>
      <w:bookmarkStart w:name="_Toc375537889" w:id="68"/>
      <w:bookmarkStart w:name="_Toc375538262" w:id="69"/>
      <w:bookmarkStart w:name="_Toc399318561" w:id="70"/>
      <w:bookmarkStart w:name="_Toc133307165" w:id="71"/>
      <w:r w:rsidRPr="080F880C" w:rsidR="00342260">
        <w:rPr>
          <w:rFonts w:ascii="Arial" w:hAnsi="Arial" w:cs="Arial"/>
        </w:rPr>
        <w:t>Deliverables</w:t>
      </w:r>
      <w:bookmarkEnd w:id="66"/>
      <w:bookmarkEnd w:id="67"/>
      <w:bookmarkEnd w:id="68"/>
      <w:bookmarkEnd w:id="69"/>
      <w:bookmarkEnd w:id="70"/>
      <w:bookmarkEnd w:id="71"/>
    </w:p>
    <w:p xmlns:wp14="http://schemas.microsoft.com/office/word/2010/wordml" w:rsidR="00342260" w:rsidP="080F880C" w:rsidRDefault="00342260" w14:paraId="46C55B21" wp14:textId="77777777">
      <w:pPr>
        <w:numPr>
          <w:ilvl w:val="0"/>
          <w:numId w:val="5"/>
        </w:numPr>
        <w:rPr>
          <w:rStyle w:val="StyleComplexArial"/>
          <w:b w:val="0"/>
          <w:bCs w:val="0"/>
          <w:sz w:val="24"/>
          <w:szCs w:val="24"/>
        </w:rPr>
      </w:pPr>
      <w:r w:rsidRPr="080F880C" w:rsidR="00342260">
        <w:rPr>
          <w:rStyle w:val="StyleComplexArial"/>
          <w:b w:val="0"/>
          <w:bCs w:val="0"/>
          <w:sz w:val="24"/>
          <w:szCs w:val="24"/>
        </w:rPr>
        <w:t>Approved System Requirements Specification document</w:t>
      </w:r>
    </w:p>
    <w:p xmlns:wp14="http://schemas.microsoft.com/office/word/2010/wordml" w:rsidR="00342260" w:rsidP="080F880C" w:rsidRDefault="00342260" w14:paraId="5DD8A61F" wp14:textId="77777777">
      <w:pPr>
        <w:numPr>
          <w:ilvl w:val="0"/>
          <w:numId w:val="5"/>
        </w:numPr>
        <w:rPr>
          <w:rStyle w:val="StyleComplexArial"/>
          <w:b w:val="0"/>
          <w:bCs w:val="0"/>
          <w:sz w:val="24"/>
          <w:szCs w:val="24"/>
        </w:rPr>
      </w:pPr>
      <w:r w:rsidRPr="080F880C" w:rsidR="00342260">
        <w:rPr>
          <w:rStyle w:val="StyleComplexArial"/>
          <w:b w:val="0"/>
          <w:bCs w:val="0"/>
          <w:sz w:val="24"/>
          <w:szCs w:val="24"/>
        </w:rPr>
        <w:t xml:space="preserve">Notes and </w:t>
      </w:r>
      <w:r w:rsidRPr="080F880C" w:rsidR="00342260">
        <w:rPr>
          <w:rStyle w:val="StyleComplexArial"/>
          <w:b w:val="0"/>
          <w:bCs w:val="0"/>
          <w:sz w:val="24"/>
          <w:szCs w:val="24"/>
        </w:rPr>
        <w:t>minutes  from</w:t>
      </w:r>
      <w:r w:rsidRPr="080F880C" w:rsidR="00342260">
        <w:rPr>
          <w:rStyle w:val="StyleComplexArial"/>
          <w:b w:val="0"/>
          <w:bCs w:val="0"/>
          <w:sz w:val="24"/>
          <w:szCs w:val="24"/>
        </w:rPr>
        <w:t xml:space="preserve"> requirements elicitation</w:t>
      </w:r>
    </w:p>
    <w:p xmlns:wp14="http://schemas.microsoft.com/office/word/2010/wordml" w:rsidR="00342260" w:rsidP="080F880C" w:rsidRDefault="00342260" w14:paraId="162BCCB7" wp14:textId="77777777">
      <w:pPr>
        <w:numPr>
          <w:ilvl w:val="0"/>
          <w:numId w:val="5"/>
        </w:numPr>
        <w:rPr>
          <w:rStyle w:val="StyleComplexArial"/>
          <w:b w:val="0"/>
          <w:bCs w:val="0"/>
          <w:sz w:val="24"/>
          <w:szCs w:val="24"/>
        </w:rPr>
      </w:pPr>
      <w:r w:rsidRPr="080F880C" w:rsidR="00342260">
        <w:rPr>
          <w:rStyle w:val="StyleComplexArial"/>
          <w:b w:val="0"/>
          <w:bCs w:val="0"/>
          <w:sz w:val="24"/>
          <w:szCs w:val="24"/>
        </w:rPr>
        <w:t xml:space="preserve">Prototype, if available </w:t>
      </w:r>
    </w:p>
    <w:p xmlns:wp14="http://schemas.microsoft.com/office/word/2010/wordml" w:rsidR="00342260" w:rsidP="080F880C" w:rsidRDefault="00342260" w14:paraId="29C2CAAD" wp14:textId="77777777">
      <w:pPr>
        <w:numPr>
          <w:ilvl w:val="0"/>
          <w:numId w:val="5"/>
        </w:numPr>
        <w:rPr>
          <w:rStyle w:val="StyleComplexArial"/>
          <w:b w:val="0"/>
          <w:bCs w:val="0"/>
          <w:sz w:val="24"/>
          <w:szCs w:val="24"/>
        </w:rPr>
      </w:pPr>
      <w:r w:rsidRPr="080F880C" w:rsidR="00342260">
        <w:rPr>
          <w:rStyle w:val="StyleComplexArial"/>
          <w:b w:val="0"/>
          <w:bCs w:val="0"/>
          <w:sz w:val="24"/>
          <w:szCs w:val="24"/>
        </w:rPr>
        <w:t>Change Log</w:t>
      </w:r>
    </w:p>
    <w:p xmlns:wp14="http://schemas.microsoft.com/office/word/2010/wordml" w:rsidR="00342260" w:rsidP="080F880C" w:rsidRDefault="00342260" w14:paraId="3B7D183D" wp14:textId="77777777">
      <w:pPr>
        <w:numPr>
          <w:ilvl w:val="0"/>
          <w:numId w:val="5"/>
        </w:numPr>
        <w:rPr>
          <w:rStyle w:val="StyleComplexArial"/>
          <w:b w:val="0"/>
          <w:bCs w:val="0"/>
          <w:sz w:val="24"/>
          <w:szCs w:val="24"/>
        </w:rPr>
      </w:pPr>
      <w:r w:rsidRPr="080F880C" w:rsidR="00342260">
        <w:rPr>
          <w:rStyle w:val="StyleComplexArial"/>
          <w:b w:val="0"/>
          <w:bCs w:val="0"/>
          <w:sz w:val="24"/>
          <w:szCs w:val="24"/>
        </w:rPr>
        <w:t>Traceability Matrix</w:t>
      </w:r>
    </w:p>
    <w:p xmlns:wp14="http://schemas.microsoft.com/office/word/2010/wordml" w:rsidR="00342260" w:rsidRDefault="00342260" w14:paraId="49EB420B" wp14:textId="77777777">
      <w:pPr>
        <w:pStyle w:val="Heading2"/>
        <w:rPr>
          <w:rFonts w:ascii="Arial" w:hAnsi="Arial" w:cs="Arial"/>
        </w:rPr>
      </w:pPr>
      <w:bookmarkStart w:name="_Toc358554582" w:id="72"/>
      <w:bookmarkStart w:name="_Toc373640251" w:id="73"/>
      <w:bookmarkStart w:name="_Toc375537890" w:id="74"/>
      <w:bookmarkStart w:name="_Toc375538263" w:id="75"/>
      <w:bookmarkStart w:name="_Toc399318562" w:id="76"/>
      <w:bookmarkStart w:name="_Toc133307166" w:id="77"/>
      <w:r w:rsidRPr="080F880C" w:rsidR="00342260">
        <w:rPr>
          <w:rFonts w:ascii="Arial" w:hAnsi="Arial" w:cs="Arial"/>
        </w:rPr>
        <w:t>Quality Records</w:t>
      </w:r>
      <w:bookmarkEnd w:id="72"/>
      <w:bookmarkEnd w:id="73"/>
      <w:bookmarkEnd w:id="74"/>
      <w:bookmarkEnd w:id="75"/>
      <w:bookmarkEnd w:id="76"/>
      <w:bookmarkEnd w:id="77"/>
    </w:p>
    <w:tbl>
      <w:tblPr>
        <w:tblW w:w="0" w:type="auto"/>
        <w:tblInd w:w="10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Look w:val="0000" w:firstRow="0" w:lastRow="0" w:firstColumn="0" w:lastColumn="0" w:noHBand="0" w:noVBand="0"/>
      </w:tblPr>
      <w:tblGrid>
        <w:gridCol w:w="3870"/>
        <w:gridCol w:w="5061"/>
      </w:tblGrid>
      <w:tr xmlns:wp14="http://schemas.microsoft.com/office/word/2010/wordml" w:rsidRPr="007F0393" w:rsidR="00342260" w14:paraId="7BEA38E5" wp14:textId="77777777">
        <w:tblPrEx>
          <w:tblCellMar>
            <w:top w:w="0" w:type="dxa"/>
            <w:bottom w:w="0" w:type="dxa"/>
          </w:tblCellMar>
        </w:tblPrEx>
        <w:tc>
          <w:tcPr>
            <w:tcW w:w="3870" w:type="dxa"/>
            <w:shd w:val="pct15" w:color="auto" w:fill="FFFFFF"/>
          </w:tcPr>
          <w:p w:rsidRPr="007F0393" w:rsidR="00342260" w:rsidRDefault="00342260" w14:paraId="197841FC" wp14:textId="77777777">
            <w:pPr>
              <w:rPr>
                <w:rFonts w:ascii="Arial" w:hAnsi="Arial" w:cs="Arial"/>
                <w:b/>
                <w:sz w:val="20"/>
                <w:szCs w:val="20"/>
              </w:rPr>
            </w:pPr>
            <w:r w:rsidRPr="007F0393">
              <w:rPr>
                <w:rFonts w:ascii="Arial" w:hAnsi="Arial" w:cs="Arial"/>
                <w:b/>
                <w:sz w:val="20"/>
                <w:szCs w:val="20"/>
              </w:rPr>
              <w:t>Quality Record</w:t>
            </w:r>
          </w:p>
        </w:tc>
        <w:tc>
          <w:tcPr>
            <w:tcW w:w="5061" w:type="dxa"/>
            <w:shd w:val="pct15" w:color="auto" w:fill="FFFFFF"/>
          </w:tcPr>
          <w:p w:rsidRPr="007F0393" w:rsidR="00342260" w:rsidRDefault="00342260" w14:paraId="165A33BC" wp14:textId="77777777">
            <w:pPr>
              <w:rPr>
                <w:rFonts w:ascii="Arial" w:hAnsi="Arial" w:cs="Arial"/>
                <w:b/>
                <w:sz w:val="20"/>
                <w:szCs w:val="20"/>
              </w:rPr>
            </w:pPr>
            <w:r w:rsidRPr="007F0393">
              <w:rPr>
                <w:rFonts w:ascii="Arial" w:hAnsi="Arial" w:cs="Arial"/>
                <w:b/>
                <w:sz w:val="20"/>
                <w:szCs w:val="20"/>
              </w:rPr>
              <w:t xml:space="preserve">Responsibility </w:t>
            </w:r>
          </w:p>
        </w:tc>
      </w:tr>
      <w:tr xmlns:wp14="http://schemas.microsoft.com/office/word/2010/wordml" w:rsidRPr="007F0393" w:rsidR="00342260" w14:paraId="12F704CE" wp14:textId="77777777">
        <w:tblPrEx>
          <w:tblCellMar>
            <w:top w:w="0" w:type="dxa"/>
            <w:bottom w:w="0" w:type="dxa"/>
          </w:tblCellMar>
        </w:tblPrEx>
        <w:tc>
          <w:tcPr>
            <w:tcW w:w="3870" w:type="dxa"/>
          </w:tcPr>
          <w:p w:rsidRPr="007F0393" w:rsidR="00342260" w:rsidRDefault="00342260" w14:paraId="7ADE7C6D" wp14:textId="77777777">
            <w:pPr>
              <w:rPr>
                <w:rStyle w:val="StyleComplexArial"/>
                <w:szCs w:val="20"/>
              </w:rPr>
            </w:pPr>
            <w:r w:rsidRPr="007F0393">
              <w:rPr>
                <w:rStyle w:val="StyleComplexArial"/>
                <w:szCs w:val="20"/>
              </w:rPr>
              <w:t xml:space="preserve">SRS Review Report </w:t>
            </w:r>
          </w:p>
        </w:tc>
        <w:tc>
          <w:tcPr>
            <w:tcW w:w="5061" w:type="dxa"/>
          </w:tcPr>
          <w:p w:rsidRPr="007F0393" w:rsidR="00342260" w:rsidRDefault="00342260" w14:paraId="4E22124C" wp14:textId="77777777">
            <w:pPr>
              <w:rPr>
                <w:rStyle w:val="StyleComplexArial"/>
                <w:szCs w:val="20"/>
              </w:rPr>
            </w:pPr>
            <w:r w:rsidRPr="007F0393">
              <w:rPr>
                <w:rStyle w:val="StyleComplexArial"/>
                <w:szCs w:val="20"/>
              </w:rPr>
              <w:t>PM</w:t>
            </w:r>
          </w:p>
        </w:tc>
      </w:tr>
      <w:tr xmlns:wp14="http://schemas.microsoft.com/office/word/2010/wordml" w:rsidRPr="007F0393" w:rsidR="00342260" w14:paraId="31B528BA" wp14:textId="77777777">
        <w:tblPrEx>
          <w:tblCellMar>
            <w:top w:w="0" w:type="dxa"/>
            <w:bottom w:w="0" w:type="dxa"/>
          </w:tblCellMar>
        </w:tblPrEx>
        <w:tc>
          <w:tcPr>
            <w:tcW w:w="3870" w:type="dxa"/>
          </w:tcPr>
          <w:p w:rsidRPr="007F0393" w:rsidR="00342260" w:rsidRDefault="00342260" w14:paraId="61D9607B" wp14:textId="77777777">
            <w:pPr>
              <w:rPr>
                <w:rStyle w:val="StyleComplexArial"/>
                <w:szCs w:val="20"/>
              </w:rPr>
            </w:pPr>
            <w:r w:rsidRPr="007F0393">
              <w:rPr>
                <w:rStyle w:val="StyleComplexArial"/>
                <w:szCs w:val="20"/>
              </w:rPr>
              <w:t>Approval of SRS by the client</w:t>
            </w:r>
          </w:p>
        </w:tc>
        <w:tc>
          <w:tcPr>
            <w:tcW w:w="5061" w:type="dxa"/>
          </w:tcPr>
          <w:p w:rsidRPr="007F0393" w:rsidR="00342260" w:rsidRDefault="00342260" w14:paraId="60ADEB94" wp14:textId="77777777">
            <w:pPr>
              <w:rPr>
                <w:rStyle w:val="StyleComplexArial"/>
                <w:szCs w:val="20"/>
              </w:rPr>
            </w:pPr>
            <w:r w:rsidRPr="007F0393">
              <w:rPr>
                <w:rStyle w:val="StyleComplexArial"/>
                <w:szCs w:val="20"/>
              </w:rPr>
              <w:t>PM</w:t>
            </w:r>
          </w:p>
        </w:tc>
      </w:tr>
      <w:tr xmlns:wp14="http://schemas.microsoft.com/office/word/2010/wordml" w:rsidRPr="007F0393" w:rsidR="00342260" w14:paraId="6B940260" wp14:textId="77777777">
        <w:tblPrEx>
          <w:tblCellMar>
            <w:top w:w="0" w:type="dxa"/>
            <w:bottom w:w="0" w:type="dxa"/>
          </w:tblCellMar>
        </w:tblPrEx>
        <w:tc>
          <w:tcPr>
            <w:tcW w:w="3870" w:type="dxa"/>
          </w:tcPr>
          <w:p w:rsidRPr="007F0393" w:rsidR="00342260" w:rsidRDefault="00342260" w14:paraId="3FE6DDBD" wp14:textId="77777777">
            <w:pPr>
              <w:rPr>
                <w:rStyle w:val="StyleComplexArial"/>
                <w:szCs w:val="20"/>
              </w:rPr>
            </w:pPr>
            <w:r w:rsidRPr="007F0393">
              <w:rPr>
                <w:rStyle w:val="StyleComplexArial"/>
                <w:szCs w:val="20"/>
              </w:rPr>
              <w:t xml:space="preserve">Change request approval </w:t>
            </w:r>
          </w:p>
        </w:tc>
        <w:tc>
          <w:tcPr>
            <w:tcW w:w="5061" w:type="dxa"/>
          </w:tcPr>
          <w:p w:rsidRPr="007F0393" w:rsidR="00342260" w:rsidRDefault="00342260" w14:paraId="1F1CE3C5" wp14:textId="77777777">
            <w:pPr>
              <w:rPr>
                <w:rFonts w:ascii="Arial" w:hAnsi="Arial" w:cs="Arial"/>
                <w:sz w:val="20"/>
                <w:szCs w:val="20"/>
              </w:rPr>
            </w:pPr>
            <w:r w:rsidRPr="007F0393">
              <w:rPr>
                <w:rFonts w:ascii="Arial" w:hAnsi="Arial" w:cs="Arial"/>
                <w:sz w:val="20"/>
                <w:szCs w:val="20"/>
              </w:rPr>
              <w:t>PM</w:t>
            </w:r>
          </w:p>
        </w:tc>
      </w:tr>
    </w:tbl>
    <w:p xmlns:wp14="http://schemas.microsoft.com/office/word/2010/wordml" w:rsidR="00342260" w:rsidRDefault="00342260" w14:paraId="0D462853" wp14:textId="77777777">
      <w:pPr>
        <w:pStyle w:val="Heading1"/>
        <w:rPr>
          <w:rFonts w:ascii="Arial" w:hAnsi="Arial"/>
          <w:sz w:val="32"/>
        </w:rPr>
      </w:pPr>
      <w:bookmarkStart w:name="_Toc358554583" w:id="78"/>
      <w:bookmarkStart w:name="_Toc373640252" w:id="79"/>
      <w:bookmarkStart w:name="_Toc375537891" w:id="80"/>
      <w:bookmarkStart w:name="_Toc375538264" w:id="81"/>
      <w:bookmarkStart w:name="_Toc399318563" w:id="82"/>
      <w:bookmarkStart w:name="_Toc133307167" w:id="83"/>
      <w:r w:rsidRPr="080F880C" w:rsidR="00342260">
        <w:rPr>
          <w:rFonts w:ascii="Arial" w:hAnsi="Arial"/>
          <w:sz w:val="32"/>
          <w:szCs w:val="32"/>
        </w:rPr>
        <w:t>Exit Criteria</w:t>
      </w:r>
      <w:bookmarkEnd w:id="78"/>
      <w:bookmarkEnd w:id="79"/>
      <w:bookmarkEnd w:id="80"/>
      <w:bookmarkEnd w:id="81"/>
      <w:bookmarkEnd w:id="82"/>
      <w:bookmarkEnd w:id="83"/>
    </w:p>
    <w:p xmlns:wp14="http://schemas.microsoft.com/office/word/2010/wordml" w:rsidRPr="00BD5242" w:rsidR="00342260" w:rsidRDefault="00342260" w14:paraId="172F939C" wp14:textId="77777777">
      <w:pPr>
        <w:pStyle w:val="ListBullet"/>
        <w:rPr>
          <w:rFonts w:ascii="Arial" w:hAnsi="Arial" w:cs="Arial"/>
          <w:sz w:val="20"/>
          <w:szCs w:val="20"/>
        </w:rPr>
      </w:pPr>
      <w:r w:rsidRPr="080F880C" w:rsidR="00342260">
        <w:rPr>
          <w:rFonts w:ascii="Arial" w:hAnsi="Arial" w:cs="Arial"/>
          <w:sz w:val="20"/>
          <w:szCs w:val="20"/>
        </w:rPr>
        <w:t>Project Closure</w:t>
      </w:r>
    </w:p>
    <w:p w:rsidR="080F880C" w:rsidP="080F880C" w:rsidRDefault="080F880C" w14:paraId="27AE678C" w14:textId="36BA500D">
      <w:pPr>
        <w:pStyle w:val="ListBullet"/>
        <w:numPr>
          <w:numId w:val="0"/>
        </w:numPr>
        <w:ind w:left="0"/>
        <w:rPr>
          <w:rFonts w:ascii="Times New Roman" w:hAnsi="Times New Roman" w:eastAsia="MS Mincho" w:cs="Times New Roman"/>
          <w:sz w:val="24"/>
          <w:szCs w:val="24"/>
        </w:rPr>
      </w:pPr>
    </w:p>
    <w:p xmlns:wp14="http://schemas.microsoft.com/office/word/2010/wordml" w:rsidR="00342260" w:rsidRDefault="00342260" w14:paraId="2969D899" wp14:textId="77777777">
      <w:pPr>
        <w:pStyle w:val="Heading1"/>
        <w:rPr>
          <w:rFonts w:ascii="Arial" w:hAnsi="Arial"/>
          <w:sz w:val="32"/>
        </w:rPr>
      </w:pPr>
      <w:bookmarkStart w:name="_Toc133307168" w:id="84"/>
      <w:r w:rsidRPr="080F880C" w:rsidR="00342260">
        <w:rPr>
          <w:rFonts w:ascii="Arial" w:hAnsi="Arial"/>
          <w:sz w:val="32"/>
          <w:szCs w:val="32"/>
        </w:rPr>
        <w:t>Process Assets</w:t>
      </w:r>
      <w:bookmarkEnd w:id="84"/>
    </w:p>
    <w:tbl>
      <w:tblPr>
        <w:tblW w:w="0" w:type="auto"/>
        <w:tblInd w:w="10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Look w:val="0000" w:firstRow="0" w:lastRow="0" w:firstColumn="0" w:lastColumn="0" w:noHBand="0" w:noVBand="0"/>
      </w:tblPr>
      <w:tblGrid>
        <w:gridCol w:w="2610"/>
        <w:gridCol w:w="6300"/>
      </w:tblGrid>
      <w:tr xmlns:wp14="http://schemas.microsoft.com/office/word/2010/wordml" w:rsidR="00342260" w14:paraId="7306C58E" wp14:textId="77777777">
        <w:tblPrEx>
          <w:tblCellMar>
            <w:top w:w="0" w:type="dxa"/>
            <w:bottom w:w="0" w:type="dxa"/>
          </w:tblCellMar>
        </w:tblPrEx>
        <w:tc>
          <w:tcPr>
            <w:tcW w:w="2610" w:type="dxa"/>
            <w:shd w:val="pct15" w:color="auto" w:fill="FFFFFF"/>
          </w:tcPr>
          <w:p w:rsidR="00342260" w:rsidRDefault="00342260" w14:paraId="4C8C2215" wp14:textId="77777777">
            <w:pPr>
              <w:jc w:val="center"/>
              <w:rPr>
                <w:rFonts w:ascii="Arial" w:hAnsi="Arial" w:cs="Arial"/>
                <w:b/>
                <w:sz w:val="20"/>
                <w:szCs w:val="20"/>
              </w:rPr>
            </w:pPr>
            <w:r>
              <w:rPr>
                <w:rFonts w:ascii="Arial" w:hAnsi="Arial" w:cs="Arial"/>
                <w:b/>
                <w:sz w:val="20"/>
                <w:szCs w:val="20"/>
              </w:rPr>
              <w:t>Document Number</w:t>
            </w:r>
          </w:p>
        </w:tc>
        <w:tc>
          <w:tcPr>
            <w:tcW w:w="6300" w:type="dxa"/>
            <w:shd w:val="pct15" w:color="auto" w:fill="FFFFFF"/>
          </w:tcPr>
          <w:p w:rsidR="00342260" w:rsidRDefault="00342260" w14:paraId="74BCC20B" wp14:textId="77777777">
            <w:pPr>
              <w:jc w:val="center"/>
              <w:rPr>
                <w:rFonts w:ascii="Arial" w:hAnsi="Arial" w:cs="Arial"/>
                <w:b/>
                <w:sz w:val="20"/>
                <w:szCs w:val="20"/>
              </w:rPr>
            </w:pPr>
            <w:r>
              <w:rPr>
                <w:rFonts w:ascii="Arial" w:hAnsi="Arial" w:cs="Arial"/>
                <w:b/>
                <w:sz w:val="20"/>
                <w:szCs w:val="20"/>
              </w:rPr>
              <w:t>Document Name</w:t>
            </w:r>
          </w:p>
        </w:tc>
      </w:tr>
      <w:tr xmlns:wp14="http://schemas.microsoft.com/office/word/2010/wordml" w:rsidR="00342260" w14:paraId="24705CAF" wp14:textId="77777777">
        <w:tblPrEx>
          <w:tblCellMar>
            <w:top w:w="0" w:type="dxa"/>
            <w:bottom w:w="0" w:type="dxa"/>
          </w:tblCellMar>
        </w:tblPrEx>
        <w:tc>
          <w:tcPr>
            <w:tcW w:w="2610" w:type="dxa"/>
          </w:tcPr>
          <w:p w:rsidRPr="00FD0192" w:rsidR="00342260" w:rsidRDefault="00FD0192" w14:paraId="401C39DA" wp14:textId="77777777">
            <w:pPr>
              <w:rPr>
                <w:rFonts w:ascii="Arial" w:hAnsi="Arial" w:cs="Arial"/>
                <w:sz w:val="20"/>
                <w:szCs w:val="20"/>
              </w:rPr>
            </w:pPr>
            <w:r w:rsidRPr="00FD0192">
              <w:rPr>
                <w:rFonts w:ascii="Arial" w:hAnsi="Arial" w:cs="Arial"/>
                <w:sz w:val="20"/>
                <w:szCs w:val="20"/>
              </w:rPr>
              <w:t>QMS/5101/0142</w:t>
            </w:r>
          </w:p>
        </w:tc>
        <w:tc>
          <w:tcPr>
            <w:tcW w:w="6300" w:type="dxa"/>
          </w:tcPr>
          <w:p w:rsidR="00342260" w:rsidRDefault="00FD0192" w14:paraId="23BAD9EA" wp14:textId="77777777">
            <w:pPr>
              <w:rPr>
                <w:rStyle w:val="StyleComplexArial"/>
                <w:szCs w:val="20"/>
              </w:rPr>
            </w:pPr>
            <w:r w:rsidRPr="00FD0192">
              <w:rPr>
                <w:rStyle w:val="StyleComplexArial"/>
                <w:szCs w:val="20"/>
              </w:rPr>
              <w:t>Systems Requirements Specification</w:t>
            </w:r>
            <w:r w:rsidR="00342260">
              <w:rPr>
                <w:rStyle w:val="StyleComplexArial"/>
                <w:szCs w:val="20"/>
              </w:rPr>
              <w:t xml:space="preserve"> Template</w:t>
            </w:r>
          </w:p>
        </w:tc>
      </w:tr>
      <w:tr xmlns:wp14="http://schemas.microsoft.com/office/word/2010/wordml" w:rsidR="00342260" w14:paraId="7638DD73" wp14:textId="77777777">
        <w:tblPrEx>
          <w:tblCellMar>
            <w:top w:w="0" w:type="dxa"/>
            <w:bottom w:w="0" w:type="dxa"/>
          </w:tblCellMar>
        </w:tblPrEx>
        <w:tc>
          <w:tcPr>
            <w:tcW w:w="2610" w:type="dxa"/>
          </w:tcPr>
          <w:p w:rsidR="00342260" w:rsidRDefault="00342260" w14:paraId="70161D0B" wp14:textId="77777777">
            <w:pPr>
              <w:rPr>
                <w:rFonts w:ascii="Arial" w:hAnsi="Arial" w:cs="Arial"/>
                <w:sz w:val="20"/>
                <w:szCs w:val="20"/>
              </w:rPr>
            </w:pPr>
            <w:r>
              <w:rPr>
                <w:rFonts w:ascii="Arial" w:hAnsi="Arial" w:cs="Arial"/>
                <w:sz w:val="20"/>
                <w:szCs w:val="20"/>
              </w:rPr>
              <w:t>QMS/5101/0290</w:t>
            </w:r>
          </w:p>
        </w:tc>
        <w:tc>
          <w:tcPr>
            <w:tcW w:w="6300" w:type="dxa"/>
          </w:tcPr>
          <w:p w:rsidR="00342260" w:rsidRDefault="00342260" w14:paraId="0666F256" wp14:textId="77777777">
            <w:pPr>
              <w:rPr>
                <w:rStyle w:val="StyleComplexArial"/>
                <w:szCs w:val="20"/>
              </w:rPr>
            </w:pPr>
            <w:r>
              <w:rPr>
                <w:rStyle w:val="StyleComplexArial"/>
                <w:szCs w:val="20"/>
              </w:rPr>
              <w:t>Requirements Elicitation Guideline</w:t>
            </w:r>
          </w:p>
        </w:tc>
      </w:tr>
      <w:tr xmlns:wp14="http://schemas.microsoft.com/office/word/2010/wordml" w:rsidR="00342260" w14:paraId="1E034B1A" wp14:textId="77777777">
        <w:tblPrEx>
          <w:tblCellMar>
            <w:top w:w="0" w:type="dxa"/>
            <w:bottom w:w="0" w:type="dxa"/>
          </w:tblCellMar>
        </w:tblPrEx>
        <w:tc>
          <w:tcPr>
            <w:tcW w:w="2610" w:type="dxa"/>
          </w:tcPr>
          <w:p w:rsidR="00342260" w:rsidRDefault="00342260" w14:paraId="020F4BF1" wp14:textId="77777777">
            <w:pPr>
              <w:rPr>
                <w:rFonts w:ascii="Arial" w:hAnsi="Arial" w:cs="Arial"/>
                <w:sz w:val="20"/>
                <w:szCs w:val="20"/>
              </w:rPr>
            </w:pPr>
            <w:r>
              <w:rPr>
                <w:rFonts w:ascii="Arial" w:hAnsi="Arial" w:cs="Arial"/>
                <w:sz w:val="20"/>
                <w:szCs w:val="20"/>
              </w:rPr>
              <w:t>QMS/5101/0054</w:t>
            </w:r>
          </w:p>
        </w:tc>
        <w:tc>
          <w:tcPr>
            <w:tcW w:w="6300" w:type="dxa"/>
          </w:tcPr>
          <w:p w:rsidR="00342260" w:rsidRDefault="00342260" w14:paraId="28C4437B" wp14:textId="77777777">
            <w:pPr>
              <w:rPr>
                <w:rStyle w:val="StyleComplexArial"/>
                <w:szCs w:val="20"/>
              </w:rPr>
            </w:pPr>
            <w:r>
              <w:rPr>
                <w:rStyle w:val="StyleComplexArial"/>
                <w:szCs w:val="20"/>
              </w:rPr>
              <w:t>SRS Review Checklist</w:t>
            </w:r>
          </w:p>
        </w:tc>
      </w:tr>
      <w:tr xmlns:wp14="http://schemas.microsoft.com/office/word/2010/wordml" w:rsidR="00342260" w14:paraId="6ED9F5FC" wp14:textId="77777777">
        <w:tblPrEx>
          <w:tblCellMar>
            <w:top w:w="0" w:type="dxa"/>
            <w:bottom w:w="0" w:type="dxa"/>
          </w:tblCellMar>
        </w:tblPrEx>
        <w:tc>
          <w:tcPr>
            <w:tcW w:w="2610" w:type="dxa"/>
          </w:tcPr>
          <w:p w:rsidR="00342260" w:rsidRDefault="00342260" w14:paraId="1D6487BC" wp14:textId="77777777">
            <w:pPr>
              <w:rPr>
                <w:rFonts w:ascii="Arial" w:hAnsi="Arial" w:cs="Arial"/>
                <w:sz w:val="20"/>
                <w:szCs w:val="20"/>
              </w:rPr>
            </w:pPr>
            <w:r>
              <w:rPr>
                <w:rFonts w:ascii="Arial" w:hAnsi="Arial" w:cs="Arial"/>
                <w:sz w:val="20"/>
                <w:szCs w:val="20"/>
              </w:rPr>
              <w:t>QMS/5101/0193</w:t>
            </w:r>
          </w:p>
        </w:tc>
        <w:tc>
          <w:tcPr>
            <w:tcW w:w="6300" w:type="dxa"/>
          </w:tcPr>
          <w:p w:rsidR="00342260" w:rsidRDefault="00342260" w14:paraId="3F66DF53" wp14:textId="77777777">
            <w:pPr>
              <w:rPr>
                <w:rStyle w:val="StyleComplexArial"/>
                <w:szCs w:val="20"/>
              </w:rPr>
            </w:pPr>
            <w:r>
              <w:rPr>
                <w:rStyle w:val="StyleComplexArial"/>
                <w:szCs w:val="20"/>
              </w:rPr>
              <w:t>Traceability Matrix</w:t>
            </w:r>
          </w:p>
        </w:tc>
      </w:tr>
    </w:tbl>
    <w:p xmlns:wp14="http://schemas.microsoft.com/office/word/2010/wordml" w:rsidR="00342260" w:rsidRDefault="00342260" w14:paraId="4FFAB06D" wp14:textId="77777777">
      <w:pPr>
        <w:pStyle w:val="Heading1"/>
        <w:rPr>
          <w:rFonts w:ascii="Arial" w:hAnsi="Arial"/>
          <w:sz w:val="32"/>
        </w:rPr>
      </w:pPr>
      <w:bookmarkStart w:name="_Toc108256745" w:id="85"/>
      <w:bookmarkStart w:name="_Toc133307169" w:id="86"/>
      <w:r w:rsidRPr="080F880C" w:rsidR="00342260">
        <w:rPr>
          <w:rFonts w:ascii="Arial" w:hAnsi="Arial"/>
          <w:sz w:val="32"/>
          <w:szCs w:val="32"/>
        </w:rPr>
        <w:t>Measurement</w:t>
      </w:r>
      <w:bookmarkEnd w:id="85"/>
      <w:bookmarkEnd w:id="86"/>
    </w:p>
    <w:p xmlns:wp14="http://schemas.microsoft.com/office/word/2010/wordml" w:rsidR="00342260" w:rsidRDefault="00342260" w14:paraId="63D4A49E" wp14:textId="77777777">
      <w:pPr>
        <w:numPr>
          <w:ilvl w:val="0"/>
          <w:numId w:val="6"/>
        </w:numPr>
        <w:rPr>
          <w:rStyle w:val="StyleComplexArial"/>
        </w:rPr>
      </w:pPr>
      <w:r>
        <w:rPr>
          <w:rStyle w:val="StyleComplexArial"/>
        </w:rPr>
        <w:t>Defects found in a baselined SRS (Number of defects that can be traced to initial set of baselined requirements)</w:t>
      </w:r>
    </w:p>
    <w:p xmlns:wp14="http://schemas.microsoft.com/office/word/2010/wordml" w:rsidR="00342260" w:rsidRDefault="00342260" w14:paraId="56BBD17D" wp14:textId="77777777">
      <w:pPr>
        <w:numPr>
          <w:ilvl w:val="0"/>
          <w:numId w:val="6"/>
        </w:numPr>
        <w:rPr>
          <w:rStyle w:val="StyleComplexArial"/>
        </w:rPr>
      </w:pPr>
      <w:r>
        <w:rPr>
          <w:rStyle w:val="StyleComplexArial"/>
        </w:rPr>
        <w:t>Requirement Volatility (Number of changes received and Number of changes implemented, phase wise)</w:t>
      </w:r>
    </w:p>
    <w:p xmlns:wp14="http://schemas.microsoft.com/office/word/2010/wordml" w:rsidR="00342260" w:rsidRDefault="00342260" w14:paraId="694E8235" wp14:textId="77777777">
      <w:pPr>
        <w:pStyle w:val="Heading1"/>
        <w:rPr>
          <w:rFonts w:ascii="Arial" w:hAnsi="Arial"/>
          <w:sz w:val="32"/>
        </w:rPr>
      </w:pPr>
      <w:bookmarkStart w:name="_Toc133307170" w:id="87"/>
      <w:r w:rsidRPr="080F880C" w:rsidR="00342260">
        <w:rPr>
          <w:rFonts w:ascii="Arial" w:hAnsi="Arial"/>
          <w:sz w:val="32"/>
          <w:szCs w:val="32"/>
        </w:rPr>
        <w:t>Tailoring Guidelines</w:t>
      </w:r>
      <w:bookmarkEnd w:id="87"/>
    </w:p>
    <w:tbl>
      <w:tblPr>
        <w:tblW w:w="9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358"/>
        <w:gridCol w:w="4860"/>
        <w:gridCol w:w="2340"/>
      </w:tblGrid>
      <w:tr xmlns:wp14="http://schemas.microsoft.com/office/word/2010/wordml" w:rsidR="00342260" w14:paraId="57D0F1CB" wp14:textId="77777777">
        <w:tc>
          <w:tcPr>
            <w:tcW w:w="2358" w:type="dxa"/>
            <w:shd w:val="pct15" w:color="auto" w:fill="auto"/>
          </w:tcPr>
          <w:p w:rsidR="00342260" w:rsidRDefault="00342260" w14:paraId="498FDBB7" wp14:textId="77777777">
            <w:pPr>
              <w:rPr>
                <w:rFonts w:ascii="Arial" w:hAnsi="Arial" w:cs="Arial"/>
                <w:b/>
                <w:szCs w:val="20"/>
              </w:rPr>
            </w:pPr>
            <w:r>
              <w:rPr>
                <w:rFonts w:ascii="Arial" w:hAnsi="Arial" w:cs="Arial"/>
                <w:b/>
                <w:szCs w:val="20"/>
              </w:rPr>
              <w:t>Process Step</w:t>
            </w:r>
          </w:p>
        </w:tc>
        <w:tc>
          <w:tcPr>
            <w:tcW w:w="4860" w:type="dxa"/>
            <w:shd w:val="pct15" w:color="auto" w:fill="auto"/>
          </w:tcPr>
          <w:p w:rsidR="00342260" w:rsidRDefault="00342260" w14:paraId="45A589D1" wp14:textId="77777777">
            <w:pPr>
              <w:rPr>
                <w:rFonts w:ascii="Arial" w:hAnsi="Arial" w:cs="Arial"/>
                <w:b/>
                <w:szCs w:val="20"/>
              </w:rPr>
            </w:pPr>
            <w:r>
              <w:rPr>
                <w:rFonts w:ascii="Arial" w:hAnsi="Arial" w:cs="Arial"/>
                <w:b/>
                <w:szCs w:val="20"/>
              </w:rPr>
              <w:t>Tailoring provided</w:t>
            </w:r>
          </w:p>
        </w:tc>
        <w:tc>
          <w:tcPr>
            <w:tcW w:w="2340" w:type="dxa"/>
            <w:shd w:val="pct15" w:color="auto" w:fill="auto"/>
          </w:tcPr>
          <w:p w:rsidR="00342260" w:rsidRDefault="00342260" w14:paraId="4C94FBC7" wp14:textId="77777777">
            <w:pPr>
              <w:rPr>
                <w:rFonts w:ascii="Arial" w:hAnsi="Arial" w:cs="Arial"/>
                <w:b/>
                <w:szCs w:val="20"/>
              </w:rPr>
            </w:pPr>
            <w:r>
              <w:rPr>
                <w:rFonts w:ascii="Arial" w:hAnsi="Arial" w:cs="Arial"/>
                <w:b/>
                <w:szCs w:val="20"/>
              </w:rPr>
              <w:t>Remarks</w:t>
            </w:r>
          </w:p>
        </w:tc>
      </w:tr>
      <w:tr xmlns:wp14="http://schemas.microsoft.com/office/word/2010/wordml" w:rsidR="00342260" w14:paraId="79CE9BCF" wp14:textId="77777777">
        <w:tc>
          <w:tcPr>
            <w:tcW w:w="2358" w:type="dxa"/>
          </w:tcPr>
          <w:p w:rsidR="00342260" w:rsidRDefault="00342260" w14:paraId="19573D38" wp14:textId="77777777">
            <w:pPr>
              <w:rPr>
                <w:rStyle w:val="StyleComplexArial"/>
              </w:rPr>
            </w:pPr>
            <w:r>
              <w:rPr>
                <w:rStyle w:val="StyleComplexArial"/>
              </w:rPr>
              <w:t>Review of SRS by relevant stake holders before baseline of SRS</w:t>
            </w:r>
          </w:p>
        </w:tc>
        <w:tc>
          <w:tcPr>
            <w:tcW w:w="4860" w:type="dxa"/>
          </w:tcPr>
          <w:p w:rsidR="00342260" w:rsidRDefault="00342260" w14:paraId="46EA5EF0" wp14:textId="77777777">
            <w:pPr>
              <w:rPr>
                <w:rStyle w:val="StyleComplexArial"/>
              </w:rPr>
            </w:pPr>
            <w:r>
              <w:rPr>
                <w:rStyle w:val="StyleComplexArial"/>
              </w:rPr>
              <w:t>PM, may involve Client to reduce iteration of the SRS document</w:t>
            </w:r>
          </w:p>
        </w:tc>
        <w:tc>
          <w:tcPr>
            <w:tcW w:w="2340" w:type="dxa"/>
          </w:tcPr>
          <w:p w:rsidR="00342260" w:rsidRDefault="00342260" w14:paraId="02F2C34E" wp14:textId="77777777">
            <w:pPr>
              <w:rPr>
                <w:rStyle w:val="StyleComplexArial"/>
              </w:rPr>
            </w:pPr>
          </w:p>
        </w:tc>
      </w:tr>
      <w:tr xmlns:wp14="http://schemas.microsoft.com/office/word/2010/wordml" w:rsidR="00342260" w14:paraId="59DED1E1" wp14:textId="77777777">
        <w:tc>
          <w:tcPr>
            <w:tcW w:w="2358" w:type="dxa"/>
          </w:tcPr>
          <w:p w:rsidR="00342260" w:rsidRDefault="00342260" w14:paraId="371E7798" wp14:textId="77777777">
            <w:pPr>
              <w:rPr>
                <w:rStyle w:val="StyleComplexArial"/>
              </w:rPr>
            </w:pPr>
            <w:r>
              <w:rPr>
                <w:rStyle w:val="StyleComplexArial"/>
              </w:rPr>
              <w:t>Updation of SRS while addressing CRs</w:t>
            </w:r>
          </w:p>
        </w:tc>
        <w:tc>
          <w:tcPr>
            <w:tcW w:w="4860" w:type="dxa"/>
          </w:tcPr>
          <w:p w:rsidR="00342260" w:rsidRDefault="00342260" w14:paraId="633012DA" wp14:textId="77777777">
            <w:pPr>
              <w:rPr>
                <w:rStyle w:val="StyleComplexArial"/>
              </w:rPr>
            </w:pPr>
            <w:r>
              <w:rPr>
                <w:rStyle w:val="StyleComplexArial"/>
              </w:rPr>
              <w:t xml:space="preserve">The frequency of updation may be identified in the PMP if the changes are too many. </w:t>
            </w:r>
          </w:p>
        </w:tc>
        <w:tc>
          <w:tcPr>
            <w:tcW w:w="2340" w:type="dxa"/>
          </w:tcPr>
          <w:p w:rsidR="00342260" w:rsidRDefault="00342260" w14:paraId="2F2B8634" wp14:textId="77777777">
            <w:pPr>
              <w:rPr>
                <w:rStyle w:val="StyleComplexArial"/>
              </w:rPr>
            </w:pPr>
            <w:r>
              <w:rPr>
                <w:rStyle w:val="StyleComplexArial"/>
              </w:rPr>
              <w:t>However updating SRS is mandatory at every phase completion</w:t>
            </w:r>
          </w:p>
        </w:tc>
      </w:tr>
      <w:tr xmlns:wp14="http://schemas.microsoft.com/office/word/2010/wordml" w:rsidR="00342260" w14:paraId="56E13C29" wp14:textId="77777777">
        <w:tc>
          <w:tcPr>
            <w:tcW w:w="2358" w:type="dxa"/>
          </w:tcPr>
          <w:p w:rsidR="00342260" w:rsidRDefault="00342260" w14:paraId="5748149C" wp14:textId="77777777">
            <w:pPr>
              <w:rPr>
                <w:rStyle w:val="StyleComplexArial"/>
              </w:rPr>
            </w:pPr>
            <w:r>
              <w:rPr>
                <w:rStyle w:val="StyleComplexArial"/>
              </w:rPr>
              <w:t>Creation and maintenance of SRS as an independent artifact</w:t>
            </w:r>
          </w:p>
        </w:tc>
        <w:tc>
          <w:tcPr>
            <w:tcW w:w="4860" w:type="dxa"/>
          </w:tcPr>
          <w:p w:rsidR="00342260" w:rsidRDefault="00342260" w14:paraId="56DD3D07" wp14:textId="77777777">
            <w:pPr>
              <w:rPr>
                <w:rStyle w:val="StyleComplexArial"/>
              </w:rPr>
            </w:pPr>
            <w:r>
              <w:rPr>
                <w:rStyle w:val="StyleComplexArial"/>
              </w:rPr>
              <w:t>SRS may be combined with the design document, In case of small projects,</w:t>
            </w:r>
          </w:p>
        </w:tc>
        <w:tc>
          <w:tcPr>
            <w:tcW w:w="2340" w:type="dxa"/>
          </w:tcPr>
          <w:p w:rsidR="00342260" w:rsidRDefault="00342260" w14:paraId="680A4E5D" wp14:textId="77777777">
            <w:pPr>
              <w:rPr>
                <w:rStyle w:val="StyleComplexArial"/>
              </w:rPr>
            </w:pPr>
          </w:p>
        </w:tc>
      </w:tr>
      <w:tr xmlns:wp14="http://schemas.microsoft.com/office/word/2010/wordml" w:rsidR="00342260" w14:paraId="5BAFFE31" wp14:textId="77777777">
        <w:tc>
          <w:tcPr>
            <w:tcW w:w="2358" w:type="dxa"/>
          </w:tcPr>
          <w:p w:rsidR="00342260" w:rsidRDefault="00342260" w14:paraId="753898EF" wp14:textId="77777777">
            <w:pPr>
              <w:rPr>
                <w:rStyle w:val="StyleComplexArial"/>
              </w:rPr>
            </w:pPr>
            <w:r>
              <w:rPr>
                <w:rStyle w:val="StyleComplexArial"/>
              </w:rPr>
              <w:t>Absorption of changes without additional cost to the Client</w:t>
            </w:r>
          </w:p>
        </w:tc>
        <w:tc>
          <w:tcPr>
            <w:tcW w:w="4860" w:type="dxa"/>
          </w:tcPr>
          <w:p w:rsidR="00342260" w:rsidRDefault="00342260" w14:paraId="12240CEC" wp14:textId="77777777">
            <w:pPr>
              <w:rPr>
                <w:rStyle w:val="StyleComplexArial"/>
              </w:rPr>
            </w:pPr>
            <w:r>
              <w:rPr>
                <w:rStyle w:val="StyleComplexArial"/>
              </w:rPr>
              <w:t>Project Manager may define the maximum extent to which the additional costs due to changes may be absorbed by the project without an additional cost to the Client, with the approval of Director Delivery</w:t>
            </w:r>
          </w:p>
        </w:tc>
        <w:tc>
          <w:tcPr>
            <w:tcW w:w="2340" w:type="dxa"/>
          </w:tcPr>
          <w:p w:rsidR="00342260" w:rsidRDefault="00342260" w14:paraId="00EEBB60" wp14:textId="77777777">
            <w:pPr>
              <w:rPr>
                <w:rStyle w:val="StyleComplexArial"/>
              </w:rPr>
            </w:pPr>
            <w:r>
              <w:rPr>
                <w:rStyle w:val="StyleComplexArial"/>
              </w:rPr>
              <w:t xml:space="preserve">All changes should be tracked to closure through the change log. </w:t>
            </w:r>
          </w:p>
        </w:tc>
      </w:tr>
    </w:tbl>
    <w:p xmlns:wp14="http://schemas.microsoft.com/office/word/2010/wordml" w:rsidR="00342260" w:rsidRDefault="00342260" w14:paraId="1A59F76C" wp14:textId="77777777">
      <w:pPr>
        <w:pStyle w:val="Heading1"/>
        <w:rPr>
          <w:rFonts w:ascii="Arial" w:hAnsi="Arial"/>
          <w:sz w:val="32"/>
        </w:rPr>
      </w:pPr>
      <w:bookmarkStart w:name="_Toc373640258" w:id="88"/>
      <w:bookmarkStart w:name="_Toc375537897" w:id="89"/>
      <w:bookmarkStart w:name="_Toc375538270" w:id="90"/>
      <w:bookmarkStart w:name="_Toc399318568" w:id="91"/>
      <w:bookmarkStart w:name="_Toc133307171" w:id="92"/>
      <w:r w:rsidRPr="080F880C" w:rsidR="00342260">
        <w:rPr>
          <w:rFonts w:ascii="Arial" w:hAnsi="Arial"/>
          <w:sz w:val="32"/>
          <w:szCs w:val="32"/>
        </w:rPr>
        <w:t>Standards Addressed</w:t>
      </w:r>
      <w:bookmarkStart w:name="_Toc373640277" w:id="93"/>
      <w:bookmarkStart w:name="_Toc375537914" w:id="94"/>
      <w:bookmarkStart w:name="_Toc375538287" w:id="95"/>
      <w:bookmarkStart w:name="_Toc399318581" w:id="96"/>
      <w:bookmarkStart w:name="_Toc375537921" w:id="97"/>
      <w:bookmarkStart w:name="_Toc375538294" w:id="98"/>
      <w:bookmarkStart w:name="_Toc399318582" w:id="99"/>
      <w:bookmarkStart w:name="_Toc356033412" w:id="100"/>
      <w:bookmarkStart w:name="_Toc356033742" w:id="101"/>
      <w:bookmarkStart w:name="_Toc357573712" w:id="102"/>
      <w:bookmarkStart w:name="_Toc357573824" w:id="103"/>
      <w:bookmarkStart w:name="_Toc357573863" w:id="104"/>
      <w:bookmarkStart w:name="_Toc358202784" w:id="105"/>
      <w:bookmarkStart w:name="_Toc358203001" w:id="106"/>
      <w:bookmarkStart w:name="_Toc358453690" w:id="107"/>
      <w:bookmarkStart w:name="_Toc358453748" w:id="108"/>
      <w:bookmarkEnd w:id="88"/>
      <w:bookmarkEnd w:id="89"/>
      <w:bookmarkEnd w:id="90"/>
      <w:bookmarkEnd w:id="91"/>
      <w:bookmarkEnd w:id="92"/>
    </w:p>
    <w:tbl>
      <w:tblPr>
        <w:tblW w:w="0" w:type="auto"/>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880"/>
        <w:gridCol w:w="1170"/>
        <w:gridCol w:w="5040"/>
      </w:tblGrid>
      <w:tr xmlns:wp14="http://schemas.microsoft.com/office/word/2010/wordml" w:rsidR="00342260" w14:paraId="271A7C78" wp14:textId="77777777">
        <w:tblPrEx>
          <w:tblCellMar>
            <w:top w:w="0" w:type="dxa"/>
            <w:bottom w:w="0" w:type="dxa"/>
          </w:tblCellMar>
        </w:tblPrEx>
        <w:tc>
          <w:tcPr>
            <w:tcW w:w="9090" w:type="dxa"/>
            <w:gridSpan w:val="3"/>
            <w:tcBorders>
              <w:top w:val="single" w:color="auto" w:sz="12" w:space="0"/>
              <w:bottom w:val="single" w:color="auto" w:sz="6" w:space="0"/>
            </w:tcBorders>
            <w:shd w:val="pct15" w:color="auto" w:fill="FFFFFF"/>
          </w:tcPr>
          <w:p w:rsidR="00342260" w:rsidRDefault="00342260" w14:paraId="1C96024B" wp14:textId="77777777">
            <w:pPr>
              <w:jc w:val="center"/>
              <w:rPr>
                <w:rFonts w:ascii="Arial" w:hAnsi="Arial" w:cs="Arial"/>
                <w:b/>
                <w:sz w:val="20"/>
                <w:szCs w:val="20"/>
              </w:rPr>
            </w:pPr>
            <w:r>
              <w:rPr>
                <w:rFonts w:ascii="Arial" w:hAnsi="Arial" w:cs="Arial"/>
                <w:b/>
                <w:sz w:val="20"/>
                <w:szCs w:val="20"/>
              </w:rPr>
              <w:t>ISO 9001:2000</w:t>
            </w:r>
          </w:p>
        </w:tc>
      </w:tr>
      <w:tr xmlns:wp14="http://schemas.microsoft.com/office/word/2010/wordml" w:rsidR="00342260" w14:paraId="06138295" wp14:textId="77777777">
        <w:tblPrEx>
          <w:tblCellMar>
            <w:top w:w="0" w:type="dxa"/>
            <w:bottom w:w="0" w:type="dxa"/>
          </w:tblCellMar>
        </w:tblPrEx>
        <w:tc>
          <w:tcPr>
            <w:tcW w:w="4050" w:type="dxa"/>
            <w:gridSpan w:val="2"/>
            <w:tcBorders>
              <w:top w:val="nil"/>
            </w:tcBorders>
          </w:tcPr>
          <w:p w:rsidR="00342260" w:rsidRDefault="00342260" w14:paraId="722B441F" wp14:textId="77777777">
            <w:pPr>
              <w:jc w:val="center"/>
              <w:rPr>
                <w:rFonts w:ascii="Arial" w:hAnsi="Arial" w:cs="Arial"/>
                <w:b/>
                <w:sz w:val="20"/>
                <w:szCs w:val="20"/>
              </w:rPr>
            </w:pPr>
            <w:r>
              <w:rPr>
                <w:rFonts w:ascii="Arial" w:hAnsi="Arial" w:cs="Arial"/>
                <w:b/>
                <w:sz w:val="20"/>
                <w:szCs w:val="20"/>
              </w:rPr>
              <w:t>Clause</w:t>
            </w:r>
          </w:p>
        </w:tc>
        <w:tc>
          <w:tcPr>
            <w:tcW w:w="5040" w:type="dxa"/>
            <w:tcBorders>
              <w:top w:val="nil"/>
            </w:tcBorders>
          </w:tcPr>
          <w:p w:rsidR="00342260" w:rsidRDefault="00342260" w14:paraId="02F99ED9" wp14:textId="77777777">
            <w:pPr>
              <w:jc w:val="center"/>
              <w:rPr>
                <w:rFonts w:ascii="Arial" w:hAnsi="Arial" w:cs="Arial"/>
                <w:b/>
                <w:sz w:val="20"/>
                <w:szCs w:val="20"/>
              </w:rPr>
            </w:pPr>
            <w:r>
              <w:rPr>
                <w:rFonts w:ascii="Arial" w:hAnsi="Arial" w:cs="Arial"/>
                <w:b/>
                <w:sz w:val="20"/>
                <w:szCs w:val="20"/>
              </w:rPr>
              <w:t>Description</w:t>
            </w:r>
          </w:p>
        </w:tc>
      </w:tr>
      <w:tr xmlns:wp14="http://schemas.microsoft.com/office/word/2010/wordml" w:rsidR="00342260" w14:paraId="78519E85" wp14:textId="77777777">
        <w:tblPrEx>
          <w:tblCellMar>
            <w:top w:w="0" w:type="dxa"/>
            <w:bottom w:w="0" w:type="dxa"/>
          </w:tblCellMar>
        </w:tblPrEx>
        <w:tc>
          <w:tcPr>
            <w:tcW w:w="4050" w:type="dxa"/>
            <w:gridSpan w:val="2"/>
            <w:tcBorders>
              <w:bottom w:val="single" w:color="auto" w:sz="6" w:space="0"/>
            </w:tcBorders>
          </w:tcPr>
          <w:p w:rsidR="00342260" w:rsidRDefault="00342260" w14:paraId="57E755B2" wp14:textId="77777777">
            <w:pPr>
              <w:jc w:val="both"/>
              <w:rPr>
                <w:rStyle w:val="StyleComplexArial"/>
                <w:szCs w:val="20"/>
              </w:rPr>
            </w:pPr>
            <w:r>
              <w:rPr>
                <w:rStyle w:val="StyleComplexArial"/>
                <w:szCs w:val="20"/>
              </w:rPr>
              <w:t>7.2.1</w:t>
            </w:r>
          </w:p>
        </w:tc>
        <w:tc>
          <w:tcPr>
            <w:tcW w:w="5040" w:type="dxa"/>
            <w:tcBorders>
              <w:bottom w:val="single" w:color="auto" w:sz="6" w:space="0"/>
            </w:tcBorders>
          </w:tcPr>
          <w:p w:rsidR="00342260" w:rsidRDefault="00342260" w14:paraId="491CD413" wp14:textId="77777777">
            <w:pPr>
              <w:jc w:val="both"/>
              <w:rPr>
                <w:rFonts w:ascii="Arial" w:hAnsi="Arial" w:cs="Arial"/>
                <w:sz w:val="20"/>
                <w:szCs w:val="20"/>
              </w:rPr>
            </w:pPr>
            <w:r>
              <w:rPr>
                <w:rFonts w:ascii="Arial" w:hAnsi="Arial" w:cs="Arial"/>
                <w:snapToGrid w:val="0"/>
                <w:color w:val="000000"/>
                <w:sz w:val="20"/>
                <w:szCs w:val="20"/>
              </w:rPr>
              <w:t>Determination of requirements related to the project</w:t>
            </w:r>
          </w:p>
        </w:tc>
      </w:tr>
      <w:tr xmlns:wp14="http://schemas.microsoft.com/office/word/2010/wordml" w:rsidR="00342260" w14:paraId="2BB392B6" wp14:textId="77777777">
        <w:tblPrEx>
          <w:tblCellMar>
            <w:top w:w="0" w:type="dxa"/>
            <w:bottom w:w="0" w:type="dxa"/>
          </w:tblCellMar>
        </w:tblPrEx>
        <w:tc>
          <w:tcPr>
            <w:tcW w:w="9090" w:type="dxa"/>
            <w:gridSpan w:val="3"/>
            <w:tcBorders>
              <w:top w:val="single" w:color="auto" w:sz="6" w:space="0"/>
              <w:bottom w:val="single" w:color="auto" w:sz="6" w:space="0"/>
            </w:tcBorders>
            <w:shd w:val="pct15" w:color="auto" w:fill="FFFFFF"/>
          </w:tcPr>
          <w:p w:rsidR="00342260" w:rsidRDefault="00342260" w14:paraId="45194BEC" wp14:textId="77777777">
            <w:pPr>
              <w:jc w:val="center"/>
              <w:rPr>
                <w:rFonts w:ascii="Arial" w:hAnsi="Arial" w:cs="Arial"/>
                <w:b/>
                <w:sz w:val="20"/>
                <w:szCs w:val="20"/>
              </w:rPr>
            </w:pPr>
            <w:r>
              <w:rPr>
                <w:rFonts w:ascii="Arial" w:hAnsi="Arial" w:cs="Arial"/>
                <w:b/>
                <w:sz w:val="20"/>
                <w:szCs w:val="20"/>
              </w:rPr>
              <w:t>CMMI</w:t>
            </w:r>
          </w:p>
        </w:tc>
      </w:tr>
      <w:tr xmlns:wp14="http://schemas.microsoft.com/office/word/2010/wordml" w:rsidR="00342260" w14:paraId="579E4773" wp14:textId="77777777">
        <w:tblPrEx>
          <w:tblCellMar>
            <w:top w:w="0" w:type="dxa"/>
            <w:bottom w:w="0" w:type="dxa"/>
          </w:tblCellMar>
        </w:tblPrEx>
        <w:tc>
          <w:tcPr>
            <w:tcW w:w="2880" w:type="dxa"/>
            <w:tcBorders>
              <w:top w:val="single" w:color="auto" w:sz="6" w:space="0"/>
            </w:tcBorders>
          </w:tcPr>
          <w:p w:rsidR="00342260" w:rsidRDefault="00342260" w14:paraId="01972FC3" wp14:textId="77777777">
            <w:pPr>
              <w:jc w:val="center"/>
              <w:rPr>
                <w:rFonts w:ascii="Arial" w:hAnsi="Arial" w:cs="Arial"/>
                <w:b/>
                <w:sz w:val="20"/>
                <w:szCs w:val="20"/>
              </w:rPr>
            </w:pPr>
            <w:r>
              <w:rPr>
                <w:rFonts w:ascii="Arial" w:hAnsi="Arial" w:cs="Arial"/>
                <w:b/>
                <w:sz w:val="20"/>
                <w:szCs w:val="20"/>
              </w:rPr>
              <w:t>Process Area</w:t>
            </w:r>
          </w:p>
        </w:tc>
        <w:tc>
          <w:tcPr>
            <w:tcW w:w="1170" w:type="dxa"/>
            <w:tcBorders>
              <w:top w:val="single" w:color="auto" w:sz="6" w:space="0"/>
            </w:tcBorders>
          </w:tcPr>
          <w:p w:rsidR="00342260" w:rsidRDefault="00342260" w14:paraId="2C26FF91" wp14:textId="77777777">
            <w:pPr>
              <w:jc w:val="center"/>
              <w:rPr>
                <w:rFonts w:ascii="Arial" w:hAnsi="Arial" w:cs="Arial"/>
                <w:b/>
                <w:sz w:val="20"/>
                <w:szCs w:val="20"/>
              </w:rPr>
            </w:pPr>
            <w:r>
              <w:rPr>
                <w:rFonts w:ascii="Arial" w:hAnsi="Arial" w:cs="Arial"/>
                <w:b/>
                <w:sz w:val="20"/>
                <w:szCs w:val="20"/>
              </w:rPr>
              <w:t>Specific Practice</w:t>
            </w:r>
          </w:p>
        </w:tc>
        <w:tc>
          <w:tcPr>
            <w:tcW w:w="5040" w:type="dxa"/>
            <w:tcBorders>
              <w:top w:val="single" w:color="auto" w:sz="6" w:space="0"/>
            </w:tcBorders>
          </w:tcPr>
          <w:p w:rsidR="00342260" w:rsidRDefault="00342260" w14:paraId="513D93E2" wp14:textId="77777777">
            <w:pPr>
              <w:jc w:val="center"/>
              <w:rPr>
                <w:rFonts w:ascii="Arial" w:hAnsi="Arial" w:cs="Arial"/>
                <w:b/>
                <w:sz w:val="20"/>
                <w:szCs w:val="20"/>
              </w:rPr>
            </w:pPr>
            <w:r>
              <w:rPr>
                <w:rFonts w:ascii="Arial" w:hAnsi="Arial" w:cs="Arial"/>
                <w:b/>
                <w:sz w:val="20"/>
                <w:szCs w:val="20"/>
              </w:rPr>
              <w:t>Description</w:t>
            </w:r>
          </w:p>
        </w:tc>
      </w:tr>
      <w:tr xmlns:wp14="http://schemas.microsoft.com/office/word/2010/wordml" w:rsidR="00342260" w14:paraId="36EFFC8B" wp14:textId="77777777">
        <w:tblPrEx>
          <w:tblCellMar>
            <w:top w:w="0" w:type="dxa"/>
            <w:bottom w:w="0" w:type="dxa"/>
          </w:tblCellMar>
        </w:tblPrEx>
        <w:tc>
          <w:tcPr>
            <w:tcW w:w="2880" w:type="dxa"/>
          </w:tcPr>
          <w:p w:rsidR="00342260" w:rsidRDefault="00342260" w14:paraId="07BD897E" wp14:textId="77777777">
            <w:pPr>
              <w:rPr>
                <w:rStyle w:val="StyleComplexArial"/>
                <w:szCs w:val="20"/>
              </w:rPr>
            </w:pPr>
            <w:r>
              <w:rPr>
                <w:rStyle w:val="StyleComplexArial"/>
                <w:szCs w:val="20"/>
              </w:rPr>
              <w:t>Requirements Management</w:t>
            </w:r>
          </w:p>
        </w:tc>
        <w:tc>
          <w:tcPr>
            <w:tcW w:w="1170" w:type="dxa"/>
          </w:tcPr>
          <w:p w:rsidR="00342260" w:rsidRDefault="00342260" w14:paraId="4C45FC03" wp14:textId="77777777">
            <w:pPr>
              <w:rPr>
                <w:rStyle w:val="StyleComplexArial"/>
                <w:szCs w:val="20"/>
              </w:rPr>
            </w:pPr>
            <w:r>
              <w:rPr>
                <w:rStyle w:val="StyleComplexArial"/>
                <w:szCs w:val="20"/>
              </w:rPr>
              <w:t>SP 1.1</w:t>
            </w:r>
          </w:p>
        </w:tc>
        <w:tc>
          <w:tcPr>
            <w:tcW w:w="5040" w:type="dxa"/>
          </w:tcPr>
          <w:p w:rsidR="00342260" w:rsidRDefault="00342260" w14:paraId="5101D087" wp14:textId="77777777">
            <w:pPr>
              <w:rPr>
                <w:rStyle w:val="StyleComplexArial"/>
                <w:szCs w:val="20"/>
              </w:rPr>
            </w:pPr>
            <w:r>
              <w:rPr>
                <w:rStyle w:val="StyleComplexArial"/>
                <w:szCs w:val="20"/>
              </w:rPr>
              <w:t>Obtain an Understanding of Requirements</w:t>
            </w:r>
          </w:p>
        </w:tc>
      </w:tr>
      <w:tr xmlns:wp14="http://schemas.microsoft.com/office/word/2010/wordml" w:rsidR="00342260" w14:paraId="561F0560" wp14:textId="77777777">
        <w:tblPrEx>
          <w:tblCellMar>
            <w:top w:w="0" w:type="dxa"/>
            <w:bottom w:w="0" w:type="dxa"/>
          </w:tblCellMar>
        </w:tblPrEx>
        <w:tc>
          <w:tcPr>
            <w:tcW w:w="2880" w:type="dxa"/>
          </w:tcPr>
          <w:p w:rsidR="00342260" w:rsidRDefault="00342260" w14:paraId="19219836" wp14:textId="77777777">
            <w:pPr>
              <w:rPr>
                <w:rStyle w:val="StyleComplexArial"/>
                <w:szCs w:val="20"/>
              </w:rPr>
            </w:pPr>
          </w:p>
        </w:tc>
        <w:tc>
          <w:tcPr>
            <w:tcW w:w="1170" w:type="dxa"/>
          </w:tcPr>
          <w:p w:rsidR="00342260" w:rsidRDefault="00342260" w14:paraId="685681B8" wp14:textId="77777777">
            <w:pPr>
              <w:rPr>
                <w:rStyle w:val="StyleComplexArial"/>
                <w:szCs w:val="20"/>
              </w:rPr>
            </w:pPr>
            <w:r>
              <w:rPr>
                <w:rStyle w:val="StyleComplexArial"/>
                <w:szCs w:val="20"/>
              </w:rPr>
              <w:t>SP 1.2</w:t>
            </w:r>
          </w:p>
        </w:tc>
        <w:tc>
          <w:tcPr>
            <w:tcW w:w="5040" w:type="dxa"/>
          </w:tcPr>
          <w:p w:rsidR="00342260" w:rsidRDefault="00342260" w14:paraId="7E2072F2" wp14:textId="77777777">
            <w:pPr>
              <w:rPr>
                <w:rStyle w:val="StyleComplexArial"/>
                <w:szCs w:val="20"/>
              </w:rPr>
            </w:pPr>
            <w:r>
              <w:rPr>
                <w:rStyle w:val="StyleComplexArial"/>
                <w:szCs w:val="20"/>
              </w:rPr>
              <w:t>Obtain Commitment to Requirements</w:t>
            </w:r>
          </w:p>
        </w:tc>
      </w:tr>
      <w:tr xmlns:wp14="http://schemas.microsoft.com/office/word/2010/wordml" w:rsidR="00342260" w14:paraId="684582FF" wp14:textId="77777777">
        <w:tblPrEx>
          <w:tblCellMar>
            <w:top w:w="0" w:type="dxa"/>
            <w:bottom w:w="0" w:type="dxa"/>
          </w:tblCellMar>
        </w:tblPrEx>
        <w:tc>
          <w:tcPr>
            <w:tcW w:w="2880" w:type="dxa"/>
          </w:tcPr>
          <w:p w:rsidR="00342260" w:rsidRDefault="00342260" w14:paraId="296FEF7D" wp14:textId="77777777">
            <w:pPr>
              <w:rPr>
                <w:rStyle w:val="StyleComplexArial"/>
                <w:szCs w:val="20"/>
              </w:rPr>
            </w:pPr>
          </w:p>
        </w:tc>
        <w:tc>
          <w:tcPr>
            <w:tcW w:w="1170" w:type="dxa"/>
          </w:tcPr>
          <w:p w:rsidR="00342260" w:rsidRDefault="00342260" w14:paraId="4756F9CD" wp14:textId="77777777">
            <w:pPr>
              <w:rPr>
                <w:rStyle w:val="StyleComplexArial"/>
                <w:szCs w:val="20"/>
              </w:rPr>
            </w:pPr>
            <w:r>
              <w:rPr>
                <w:rStyle w:val="StyleComplexArial"/>
                <w:szCs w:val="20"/>
              </w:rPr>
              <w:t>SP 1.3</w:t>
            </w:r>
          </w:p>
        </w:tc>
        <w:tc>
          <w:tcPr>
            <w:tcW w:w="5040" w:type="dxa"/>
          </w:tcPr>
          <w:p w:rsidR="00342260" w:rsidRDefault="00342260" w14:paraId="1E16BFF7" wp14:textId="77777777">
            <w:pPr>
              <w:rPr>
                <w:rStyle w:val="StyleComplexArial"/>
                <w:szCs w:val="20"/>
              </w:rPr>
            </w:pPr>
            <w:r>
              <w:rPr>
                <w:rStyle w:val="StyleComplexArial"/>
                <w:szCs w:val="20"/>
              </w:rPr>
              <w:t>Manage Requirements Changes</w:t>
            </w:r>
          </w:p>
        </w:tc>
      </w:tr>
      <w:tr xmlns:wp14="http://schemas.microsoft.com/office/word/2010/wordml" w:rsidR="00342260" w14:paraId="4E2A5BDC" wp14:textId="77777777">
        <w:tblPrEx>
          <w:tblCellMar>
            <w:top w:w="0" w:type="dxa"/>
            <w:bottom w:w="0" w:type="dxa"/>
          </w:tblCellMar>
        </w:tblPrEx>
        <w:tc>
          <w:tcPr>
            <w:tcW w:w="2880" w:type="dxa"/>
          </w:tcPr>
          <w:p w:rsidR="00342260" w:rsidRDefault="00342260" w14:paraId="7194DBDC" wp14:textId="77777777">
            <w:pPr>
              <w:rPr>
                <w:rStyle w:val="StyleComplexArial"/>
                <w:szCs w:val="20"/>
              </w:rPr>
            </w:pPr>
          </w:p>
        </w:tc>
        <w:tc>
          <w:tcPr>
            <w:tcW w:w="1170" w:type="dxa"/>
          </w:tcPr>
          <w:p w:rsidR="00342260" w:rsidRDefault="00342260" w14:paraId="06E2BE82" wp14:textId="77777777">
            <w:pPr>
              <w:rPr>
                <w:rStyle w:val="StyleComplexArial"/>
                <w:szCs w:val="20"/>
              </w:rPr>
            </w:pPr>
            <w:r>
              <w:rPr>
                <w:rStyle w:val="StyleComplexArial"/>
                <w:szCs w:val="20"/>
              </w:rPr>
              <w:t>SP 1.3</w:t>
            </w:r>
          </w:p>
        </w:tc>
        <w:tc>
          <w:tcPr>
            <w:tcW w:w="5040" w:type="dxa"/>
          </w:tcPr>
          <w:p w:rsidR="00342260" w:rsidRDefault="00342260" w14:paraId="65DCD648" wp14:textId="77777777">
            <w:pPr>
              <w:rPr>
                <w:rStyle w:val="StyleComplexArial"/>
                <w:szCs w:val="20"/>
              </w:rPr>
            </w:pPr>
            <w:r>
              <w:rPr>
                <w:rStyle w:val="StyleComplexArial"/>
                <w:szCs w:val="20"/>
              </w:rPr>
              <w:t>Maintain Bidirectional Traceability of Requirements</w:t>
            </w:r>
          </w:p>
        </w:tc>
      </w:tr>
      <w:tr xmlns:wp14="http://schemas.microsoft.com/office/word/2010/wordml" w:rsidR="00342260" w14:paraId="65F81698" wp14:textId="77777777">
        <w:tblPrEx>
          <w:tblCellMar>
            <w:top w:w="0" w:type="dxa"/>
            <w:bottom w:w="0" w:type="dxa"/>
          </w:tblCellMar>
        </w:tblPrEx>
        <w:tc>
          <w:tcPr>
            <w:tcW w:w="2880" w:type="dxa"/>
          </w:tcPr>
          <w:p w:rsidR="00342260" w:rsidRDefault="00342260" w14:paraId="769D0D3C" wp14:textId="77777777">
            <w:pPr>
              <w:rPr>
                <w:rStyle w:val="StyleComplexArial"/>
                <w:szCs w:val="20"/>
              </w:rPr>
            </w:pPr>
          </w:p>
        </w:tc>
        <w:tc>
          <w:tcPr>
            <w:tcW w:w="1170" w:type="dxa"/>
          </w:tcPr>
          <w:p w:rsidR="00342260" w:rsidRDefault="00342260" w14:paraId="4039881C" wp14:textId="77777777">
            <w:pPr>
              <w:rPr>
                <w:rStyle w:val="StyleComplexArial"/>
                <w:szCs w:val="20"/>
              </w:rPr>
            </w:pPr>
            <w:r>
              <w:rPr>
                <w:rStyle w:val="StyleComplexArial"/>
                <w:szCs w:val="20"/>
              </w:rPr>
              <w:t>SP 1.4</w:t>
            </w:r>
          </w:p>
        </w:tc>
        <w:tc>
          <w:tcPr>
            <w:tcW w:w="5040" w:type="dxa"/>
          </w:tcPr>
          <w:p w:rsidR="00342260" w:rsidRDefault="00342260" w14:paraId="562E3A79" wp14:textId="77777777">
            <w:pPr>
              <w:rPr>
                <w:rStyle w:val="StyleComplexArial"/>
                <w:szCs w:val="20"/>
              </w:rPr>
            </w:pPr>
            <w:r>
              <w:rPr>
                <w:rStyle w:val="StyleComplexArial"/>
                <w:szCs w:val="20"/>
              </w:rPr>
              <w:t>Identify Inconsistencies between Project Work and Requirements</w:t>
            </w:r>
          </w:p>
        </w:tc>
      </w:tr>
      <w:tr xmlns:wp14="http://schemas.microsoft.com/office/word/2010/wordml" w:rsidR="00342260" w14:paraId="1B338780" wp14:textId="77777777">
        <w:tblPrEx>
          <w:tblCellMar>
            <w:top w:w="0" w:type="dxa"/>
            <w:bottom w:w="0" w:type="dxa"/>
          </w:tblCellMar>
        </w:tblPrEx>
        <w:tc>
          <w:tcPr>
            <w:tcW w:w="2880" w:type="dxa"/>
          </w:tcPr>
          <w:p w:rsidR="00342260" w:rsidRDefault="00342260" w14:paraId="2B86658C" wp14:textId="77777777">
            <w:pPr>
              <w:rPr>
                <w:rStyle w:val="StyleComplexArial"/>
                <w:szCs w:val="20"/>
              </w:rPr>
            </w:pPr>
            <w:r>
              <w:rPr>
                <w:rStyle w:val="StyleComplexArial"/>
                <w:szCs w:val="20"/>
              </w:rPr>
              <w:t>Requirements Development</w:t>
            </w:r>
          </w:p>
        </w:tc>
        <w:tc>
          <w:tcPr>
            <w:tcW w:w="1170" w:type="dxa"/>
          </w:tcPr>
          <w:p w:rsidR="00342260" w:rsidRDefault="00342260" w14:paraId="62D3D95A" wp14:textId="77777777">
            <w:pPr>
              <w:rPr>
                <w:rStyle w:val="StyleComplexArial"/>
                <w:szCs w:val="20"/>
              </w:rPr>
            </w:pPr>
            <w:r>
              <w:rPr>
                <w:rStyle w:val="StyleComplexArial"/>
                <w:szCs w:val="20"/>
              </w:rPr>
              <w:t>SP 1.1</w:t>
            </w:r>
          </w:p>
        </w:tc>
        <w:tc>
          <w:tcPr>
            <w:tcW w:w="5040" w:type="dxa"/>
          </w:tcPr>
          <w:p w:rsidR="00342260" w:rsidRDefault="00342260" w14:paraId="550BFB76" wp14:textId="77777777">
            <w:pPr>
              <w:rPr>
                <w:rStyle w:val="StyleComplexArial"/>
                <w:szCs w:val="20"/>
              </w:rPr>
            </w:pPr>
            <w:r>
              <w:rPr>
                <w:rStyle w:val="StyleComplexArial"/>
                <w:szCs w:val="20"/>
              </w:rPr>
              <w:t>Elicit Needs</w:t>
            </w:r>
          </w:p>
        </w:tc>
      </w:tr>
      <w:tr xmlns:wp14="http://schemas.microsoft.com/office/word/2010/wordml" w:rsidR="00342260" w14:paraId="2C668B1E" wp14:textId="77777777">
        <w:tblPrEx>
          <w:tblCellMar>
            <w:top w:w="0" w:type="dxa"/>
            <w:bottom w:w="0" w:type="dxa"/>
          </w:tblCellMar>
        </w:tblPrEx>
        <w:tc>
          <w:tcPr>
            <w:tcW w:w="2880" w:type="dxa"/>
          </w:tcPr>
          <w:p w:rsidR="00342260" w:rsidRDefault="00342260" w14:paraId="54CD245A" wp14:textId="77777777">
            <w:pPr>
              <w:rPr>
                <w:rStyle w:val="StyleComplexArial"/>
                <w:szCs w:val="20"/>
              </w:rPr>
            </w:pPr>
          </w:p>
        </w:tc>
        <w:tc>
          <w:tcPr>
            <w:tcW w:w="1170" w:type="dxa"/>
          </w:tcPr>
          <w:p w:rsidR="00342260" w:rsidRDefault="00342260" w14:paraId="64A86C2B" wp14:textId="77777777">
            <w:pPr>
              <w:rPr>
                <w:rStyle w:val="StyleComplexArial"/>
                <w:szCs w:val="20"/>
              </w:rPr>
            </w:pPr>
            <w:r>
              <w:rPr>
                <w:rStyle w:val="StyleComplexArial"/>
                <w:szCs w:val="20"/>
              </w:rPr>
              <w:t>SP 1.2</w:t>
            </w:r>
          </w:p>
        </w:tc>
        <w:tc>
          <w:tcPr>
            <w:tcW w:w="5040" w:type="dxa"/>
          </w:tcPr>
          <w:p w:rsidR="00342260" w:rsidRDefault="00342260" w14:paraId="2F4BC495" wp14:textId="77777777">
            <w:pPr>
              <w:rPr>
                <w:rStyle w:val="StyleComplexArial"/>
                <w:szCs w:val="20"/>
              </w:rPr>
            </w:pPr>
            <w:r>
              <w:rPr>
                <w:rStyle w:val="StyleComplexArial"/>
                <w:szCs w:val="20"/>
              </w:rPr>
              <w:t xml:space="preserve">Develop the </w:t>
            </w:r>
            <w:r w:rsidR="003842B3">
              <w:rPr>
                <w:rStyle w:val="StyleComplexArial"/>
                <w:szCs w:val="20"/>
              </w:rPr>
              <w:t>Client</w:t>
            </w:r>
            <w:r>
              <w:rPr>
                <w:rStyle w:val="StyleComplexArial"/>
                <w:szCs w:val="20"/>
              </w:rPr>
              <w:t xml:space="preserve"> Requirements</w:t>
            </w:r>
          </w:p>
        </w:tc>
      </w:tr>
      <w:tr xmlns:wp14="http://schemas.microsoft.com/office/word/2010/wordml" w:rsidR="00342260" w14:paraId="66264B47" wp14:textId="77777777">
        <w:tblPrEx>
          <w:tblCellMar>
            <w:top w:w="0" w:type="dxa"/>
            <w:bottom w:w="0" w:type="dxa"/>
          </w:tblCellMar>
        </w:tblPrEx>
        <w:tc>
          <w:tcPr>
            <w:tcW w:w="2880" w:type="dxa"/>
          </w:tcPr>
          <w:p w:rsidR="00342260" w:rsidRDefault="00342260" w14:paraId="1231BE67" wp14:textId="77777777">
            <w:pPr>
              <w:rPr>
                <w:rStyle w:val="StyleComplexArial"/>
                <w:szCs w:val="20"/>
              </w:rPr>
            </w:pPr>
          </w:p>
        </w:tc>
        <w:tc>
          <w:tcPr>
            <w:tcW w:w="1170" w:type="dxa"/>
          </w:tcPr>
          <w:p w:rsidR="00342260" w:rsidRDefault="00342260" w14:paraId="1805403C" wp14:textId="77777777">
            <w:pPr>
              <w:rPr>
                <w:rStyle w:val="StyleComplexArial"/>
                <w:szCs w:val="20"/>
              </w:rPr>
            </w:pPr>
            <w:r>
              <w:rPr>
                <w:rStyle w:val="StyleComplexArial"/>
                <w:szCs w:val="20"/>
              </w:rPr>
              <w:t>SP 2.1</w:t>
            </w:r>
          </w:p>
        </w:tc>
        <w:tc>
          <w:tcPr>
            <w:tcW w:w="5040" w:type="dxa"/>
          </w:tcPr>
          <w:p w:rsidR="00342260" w:rsidRDefault="00342260" w14:paraId="78E03DBB" wp14:textId="77777777">
            <w:pPr>
              <w:rPr>
                <w:rStyle w:val="StyleComplexArial"/>
                <w:szCs w:val="20"/>
              </w:rPr>
            </w:pPr>
            <w:r>
              <w:rPr>
                <w:rStyle w:val="StyleComplexArial"/>
                <w:szCs w:val="20"/>
              </w:rPr>
              <w:t>Establish Product and Product-Component Requirements</w:t>
            </w:r>
          </w:p>
        </w:tc>
      </w:tr>
      <w:tr xmlns:wp14="http://schemas.microsoft.com/office/word/2010/wordml" w:rsidR="00342260" w14:paraId="69D9C112" wp14:textId="77777777">
        <w:tblPrEx>
          <w:tblCellMar>
            <w:top w:w="0" w:type="dxa"/>
            <w:bottom w:w="0" w:type="dxa"/>
          </w:tblCellMar>
        </w:tblPrEx>
        <w:tc>
          <w:tcPr>
            <w:tcW w:w="2880" w:type="dxa"/>
          </w:tcPr>
          <w:p w:rsidR="00342260" w:rsidRDefault="00342260" w14:paraId="36FEB5B0" wp14:textId="77777777">
            <w:pPr>
              <w:rPr>
                <w:rStyle w:val="StyleComplexArial"/>
                <w:szCs w:val="20"/>
              </w:rPr>
            </w:pPr>
          </w:p>
        </w:tc>
        <w:tc>
          <w:tcPr>
            <w:tcW w:w="1170" w:type="dxa"/>
          </w:tcPr>
          <w:p w:rsidR="00342260" w:rsidRDefault="00342260" w14:paraId="42A18BFE" wp14:textId="77777777">
            <w:pPr>
              <w:rPr>
                <w:rStyle w:val="StyleComplexArial"/>
                <w:szCs w:val="20"/>
              </w:rPr>
            </w:pPr>
            <w:r>
              <w:rPr>
                <w:rStyle w:val="StyleComplexArial"/>
                <w:szCs w:val="20"/>
              </w:rPr>
              <w:t>SP 2.2</w:t>
            </w:r>
          </w:p>
        </w:tc>
        <w:tc>
          <w:tcPr>
            <w:tcW w:w="5040" w:type="dxa"/>
          </w:tcPr>
          <w:p w:rsidR="00342260" w:rsidRDefault="00342260" w14:paraId="15DA646D" wp14:textId="77777777">
            <w:pPr>
              <w:rPr>
                <w:rStyle w:val="StyleComplexArial"/>
                <w:szCs w:val="20"/>
              </w:rPr>
            </w:pPr>
            <w:r>
              <w:rPr>
                <w:rStyle w:val="StyleComplexArial"/>
                <w:szCs w:val="20"/>
              </w:rPr>
              <w:t>Allocate Product-Component Requirements</w:t>
            </w:r>
          </w:p>
        </w:tc>
      </w:tr>
      <w:tr xmlns:wp14="http://schemas.microsoft.com/office/word/2010/wordml" w:rsidR="00342260" w14:paraId="53DC07AF" wp14:textId="77777777">
        <w:tblPrEx>
          <w:tblCellMar>
            <w:top w:w="0" w:type="dxa"/>
            <w:bottom w:w="0" w:type="dxa"/>
          </w:tblCellMar>
        </w:tblPrEx>
        <w:tc>
          <w:tcPr>
            <w:tcW w:w="2880" w:type="dxa"/>
          </w:tcPr>
          <w:p w:rsidR="00342260" w:rsidRDefault="00342260" w14:paraId="30D7AA69" wp14:textId="77777777">
            <w:pPr>
              <w:rPr>
                <w:rStyle w:val="StyleComplexArial"/>
                <w:szCs w:val="20"/>
              </w:rPr>
            </w:pPr>
          </w:p>
        </w:tc>
        <w:tc>
          <w:tcPr>
            <w:tcW w:w="1170" w:type="dxa"/>
          </w:tcPr>
          <w:p w:rsidR="00342260" w:rsidRDefault="00342260" w14:paraId="014B7492" wp14:textId="77777777">
            <w:pPr>
              <w:rPr>
                <w:rStyle w:val="StyleComplexArial"/>
                <w:szCs w:val="20"/>
              </w:rPr>
            </w:pPr>
            <w:r>
              <w:rPr>
                <w:rStyle w:val="StyleComplexArial"/>
                <w:szCs w:val="20"/>
              </w:rPr>
              <w:t>SP 2.3</w:t>
            </w:r>
          </w:p>
        </w:tc>
        <w:tc>
          <w:tcPr>
            <w:tcW w:w="5040" w:type="dxa"/>
          </w:tcPr>
          <w:p w:rsidR="00342260" w:rsidRDefault="00342260" w14:paraId="70330B6A" wp14:textId="77777777">
            <w:pPr>
              <w:rPr>
                <w:rStyle w:val="StyleComplexArial"/>
                <w:szCs w:val="20"/>
              </w:rPr>
            </w:pPr>
            <w:r>
              <w:rPr>
                <w:rStyle w:val="StyleComplexArial"/>
                <w:szCs w:val="20"/>
              </w:rPr>
              <w:t>Identify Interface Requirements</w:t>
            </w:r>
          </w:p>
        </w:tc>
      </w:tr>
      <w:tr xmlns:wp14="http://schemas.microsoft.com/office/word/2010/wordml" w:rsidR="00342260" w14:paraId="2E441014" wp14:textId="77777777">
        <w:tblPrEx>
          <w:tblCellMar>
            <w:top w:w="0" w:type="dxa"/>
            <w:bottom w:w="0" w:type="dxa"/>
          </w:tblCellMar>
        </w:tblPrEx>
        <w:tc>
          <w:tcPr>
            <w:tcW w:w="2880" w:type="dxa"/>
          </w:tcPr>
          <w:p w:rsidR="00342260" w:rsidRDefault="00342260" w14:paraId="7196D064" wp14:textId="77777777">
            <w:pPr>
              <w:rPr>
                <w:rStyle w:val="StyleComplexArial"/>
                <w:szCs w:val="20"/>
              </w:rPr>
            </w:pPr>
          </w:p>
        </w:tc>
        <w:tc>
          <w:tcPr>
            <w:tcW w:w="1170" w:type="dxa"/>
          </w:tcPr>
          <w:p w:rsidR="00342260" w:rsidRDefault="00342260" w14:paraId="0B5DCCB4" wp14:textId="77777777">
            <w:pPr>
              <w:rPr>
                <w:rStyle w:val="StyleComplexArial"/>
                <w:szCs w:val="20"/>
              </w:rPr>
            </w:pPr>
            <w:r>
              <w:rPr>
                <w:rStyle w:val="StyleComplexArial"/>
                <w:szCs w:val="20"/>
              </w:rPr>
              <w:t>SP 3.1</w:t>
            </w:r>
          </w:p>
        </w:tc>
        <w:tc>
          <w:tcPr>
            <w:tcW w:w="5040" w:type="dxa"/>
          </w:tcPr>
          <w:p w:rsidR="00342260" w:rsidRDefault="00342260" w14:paraId="4F01A915" wp14:textId="77777777">
            <w:pPr>
              <w:rPr>
                <w:rStyle w:val="StyleComplexArial"/>
                <w:szCs w:val="20"/>
              </w:rPr>
            </w:pPr>
            <w:r>
              <w:rPr>
                <w:rStyle w:val="StyleComplexArial"/>
                <w:szCs w:val="20"/>
              </w:rPr>
              <w:t>Establish Operational Concepts and Scenarios</w:t>
            </w:r>
          </w:p>
        </w:tc>
      </w:tr>
      <w:tr xmlns:wp14="http://schemas.microsoft.com/office/word/2010/wordml" w:rsidR="00342260" w14:paraId="6A58C2CC" wp14:textId="77777777">
        <w:tblPrEx>
          <w:tblCellMar>
            <w:top w:w="0" w:type="dxa"/>
            <w:bottom w:w="0" w:type="dxa"/>
          </w:tblCellMar>
        </w:tblPrEx>
        <w:tc>
          <w:tcPr>
            <w:tcW w:w="2880" w:type="dxa"/>
          </w:tcPr>
          <w:p w:rsidR="00342260" w:rsidRDefault="00342260" w14:paraId="34FF1C98" wp14:textId="77777777">
            <w:pPr>
              <w:rPr>
                <w:rStyle w:val="StyleComplexArial"/>
                <w:szCs w:val="20"/>
              </w:rPr>
            </w:pPr>
          </w:p>
        </w:tc>
        <w:tc>
          <w:tcPr>
            <w:tcW w:w="1170" w:type="dxa"/>
          </w:tcPr>
          <w:p w:rsidR="00342260" w:rsidRDefault="00342260" w14:paraId="3FD95E1A" wp14:textId="77777777">
            <w:pPr>
              <w:rPr>
                <w:rStyle w:val="StyleComplexArial"/>
                <w:szCs w:val="20"/>
              </w:rPr>
            </w:pPr>
            <w:r>
              <w:rPr>
                <w:rStyle w:val="StyleComplexArial"/>
                <w:szCs w:val="20"/>
              </w:rPr>
              <w:t>SP 3.2</w:t>
            </w:r>
          </w:p>
        </w:tc>
        <w:tc>
          <w:tcPr>
            <w:tcW w:w="5040" w:type="dxa"/>
          </w:tcPr>
          <w:p w:rsidR="00342260" w:rsidRDefault="00342260" w14:paraId="326A7DE3" wp14:textId="77777777">
            <w:pPr>
              <w:rPr>
                <w:rStyle w:val="StyleComplexArial"/>
                <w:szCs w:val="20"/>
              </w:rPr>
            </w:pPr>
            <w:r>
              <w:rPr>
                <w:rStyle w:val="StyleComplexArial"/>
                <w:szCs w:val="20"/>
              </w:rPr>
              <w:t>Establish a Definition of Required Functionality</w:t>
            </w:r>
          </w:p>
        </w:tc>
      </w:tr>
      <w:tr xmlns:wp14="http://schemas.microsoft.com/office/word/2010/wordml" w:rsidR="00342260" w14:paraId="5CFBD51B" wp14:textId="77777777">
        <w:tblPrEx>
          <w:tblCellMar>
            <w:top w:w="0" w:type="dxa"/>
            <w:bottom w:w="0" w:type="dxa"/>
          </w:tblCellMar>
        </w:tblPrEx>
        <w:tc>
          <w:tcPr>
            <w:tcW w:w="2880" w:type="dxa"/>
          </w:tcPr>
          <w:p w:rsidR="00342260" w:rsidRDefault="00342260" w14:paraId="6D072C0D" wp14:textId="77777777">
            <w:pPr>
              <w:rPr>
                <w:rStyle w:val="StyleComplexArial"/>
                <w:szCs w:val="20"/>
              </w:rPr>
            </w:pPr>
          </w:p>
        </w:tc>
        <w:tc>
          <w:tcPr>
            <w:tcW w:w="1170" w:type="dxa"/>
          </w:tcPr>
          <w:p w:rsidR="00342260" w:rsidRDefault="00342260" w14:paraId="61BBF18F" wp14:textId="77777777">
            <w:pPr>
              <w:rPr>
                <w:rStyle w:val="StyleComplexArial"/>
                <w:szCs w:val="20"/>
              </w:rPr>
            </w:pPr>
            <w:r>
              <w:rPr>
                <w:rStyle w:val="StyleComplexArial"/>
                <w:szCs w:val="20"/>
              </w:rPr>
              <w:t>SP 3.3</w:t>
            </w:r>
          </w:p>
        </w:tc>
        <w:tc>
          <w:tcPr>
            <w:tcW w:w="5040" w:type="dxa"/>
          </w:tcPr>
          <w:p w:rsidR="00342260" w:rsidRDefault="00342260" w14:paraId="472DB106" wp14:textId="77777777">
            <w:pPr>
              <w:rPr>
                <w:rStyle w:val="StyleComplexArial"/>
                <w:szCs w:val="20"/>
              </w:rPr>
            </w:pPr>
            <w:r>
              <w:rPr>
                <w:rStyle w:val="StyleComplexArial"/>
                <w:szCs w:val="20"/>
              </w:rPr>
              <w:t>Analyze Requirements</w:t>
            </w:r>
          </w:p>
        </w:tc>
      </w:tr>
      <w:tr xmlns:wp14="http://schemas.microsoft.com/office/word/2010/wordml" w:rsidR="00342260" w14:paraId="68D17A06" wp14:textId="77777777">
        <w:tblPrEx>
          <w:tblCellMar>
            <w:top w:w="0" w:type="dxa"/>
            <w:bottom w:w="0" w:type="dxa"/>
          </w:tblCellMar>
        </w:tblPrEx>
        <w:tc>
          <w:tcPr>
            <w:tcW w:w="2880" w:type="dxa"/>
          </w:tcPr>
          <w:p w:rsidR="00342260" w:rsidRDefault="00342260" w14:paraId="48A21919" wp14:textId="77777777">
            <w:pPr>
              <w:rPr>
                <w:rStyle w:val="StyleComplexArial"/>
                <w:szCs w:val="20"/>
              </w:rPr>
            </w:pPr>
          </w:p>
        </w:tc>
        <w:tc>
          <w:tcPr>
            <w:tcW w:w="1170" w:type="dxa"/>
          </w:tcPr>
          <w:p w:rsidR="00342260" w:rsidRDefault="00342260" w14:paraId="1C958904" wp14:textId="77777777">
            <w:pPr>
              <w:rPr>
                <w:rStyle w:val="StyleComplexArial"/>
                <w:szCs w:val="20"/>
              </w:rPr>
            </w:pPr>
            <w:r>
              <w:rPr>
                <w:rStyle w:val="StyleComplexArial"/>
                <w:szCs w:val="20"/>
              </w:rPr>
              <w:t>SP 3.4</w:t>
            </w:r>
          </w:p>
        </w:tc>
        <w:tc>
          <w:tcPr>
            <w:tcW w:w="5040" w:type="dxa"/>
          </w:tcPr>
          <w:p w:rsidR="00342260" w:rsidRDefault="00342260" w14:paraId="474E0684" wp14:textId="77777777">
            <w:pPr>
              <w:rPr>
                <w:rStyle w:val="StyleComplexArial"/>
                <w:szCs w:val="20"/>
              </w:rPr>
            </w:pPr>
            <w:r>
              <w:rPr>
                <w:rStyle w:val="StyleComplexArial"/>
                <w:szCs w:val="20"/>
              </w:rPr>
              <w:t>Analyze Requirements to Achieve Balance</w:t>
            </w:r>
          </w:p>
        </w:tc>
      </w:tr>
      <w:tr xmlns:wp14="http://schemas.microsoft.com/office/word/2010/wordml" w:rsidR="00342260" w14:paraId="3FC956F9" wp14:textId="77777777">
        <w:tblPrEx>
          <w:tblCellMar>
            <w:top w:w="0" w:type="dxa"/>
            <w:bottom w:w="0" w:type="dxa"/>
          </w:tblCellMar>
        </w:tblPrEx>
        <w:tc>
          <w:tcPr>
            <w:tcW w:w="2880" w:type="dxa"/>
          </w:tcPr>
          <w:p w:rsidR="00342260" w:rsidRDefault="00342260" w14:paraId="6BD18F9B" wp14:textId="77777777">
            <w:pPr>
              <w:rPr>
                <w:rStyle w:val="StyleComplexArial"/>
                <w:szCs w:val="20"/>
              </w:rPr>
            </w:pPr>
          </w:p>
        </w:tc>
        <w:tc>
          <w:tcPr>
            <w:tcW w:w="1170" w:type="dxa"/>
          </w:tcPr>
          <w:p w:rsidR="00342260" w:rsidRDefault="00342260" w14:paraId="3186CA40" wp14:textId="77777777">
            <w:pPr>
              <w:rPr>
                <w:rStyle w:val="StyleComplexArial"/>
                <w:szCs w:val="20"/>
              </w:rPr>
            </w:pPr>
            <w:r>
              <w:rPr>
                <w:rStyle w:val="StyleComplexArial"/>
                <w:szCs w:val="20"/>
              </w:rPr>
              <w:t>SP 3.5</w:t>
            </w:r>
          </w:p>
        </w:tc>
        <w:tc>
          <w:tcPr>
            <w:tcW w:w="5040" w:type="dxa"/>
          </w:tcPr>
          <w:p w:rsidR="00342260" w:rsidRDefault="00342260" w14:paraId="5E8E6C84" wp14:textId="77777777">
            <w:pPr>
              <w:rPr>
                <w:rStyle w:val="StyleComplexArial"/>
                <w:szCs w:val="20"/>
              </w:rPr>
            </w:pPr>
            <w:r>
              <w:rPr>
                <w:rStyle w:val="StyleComplexArial"/>
                <w:szCs w:val="20"/>
              </w:rPr>
              <w:t>Validate Requirements with Comprehensive Methods</w:t>
            </w:r>
          </w:p>
        </w:tc>
      </w:tr>
    </w:tbl>
    <w:p xmlns:wp14="http://schemas.microsoft.com/office/word/2010/wordml" w:rsidR="004C3614" w:rsidP="004C3614" w:rsidRDefault="002E7AD9" w14:paraId="7FF148AA" wp14:textId="77777777">
      <w:pPr>
        <w:pStyle w:val="Heading1"/>
        <w:numPr>
          <w:ilvl w:val="0"/>
          <w:numId w:val="0"/>
        </w:numPr>
        <w:rPr>
          <w:rFonts w:ascii="Arial" w:hAnsi="Arial"/>
          <w:sz w:val="32"/>
        </w:rPr>
      </w:pPr>
      <w:bookmarkStart w:name="_Toc375537923" w:id="109"/>
      <w:bookmarkStart w:name="_Toc375538295" w:id="110"/>
      <w:bookmarkStart w:name="_Toc399318583" w:id="111"/>
      <w:bookmarkStart w:name="_Toc133226160" w:id="11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ascii="Arial" w:hAnsi="Arial"/>
          <w:sz w:val="32"/>
        </w:rPr>
        <w:br w:type="page"/>
      </w:r>
      <w:bookmarkStart w:name="_Toc133307172" w:id="113"/>
      <w:r w:rsidRPr="004C3614" w:rsidR="004C3614">
        <w:rPr>
          <w:rFonts w:ascii="Arial" w:hAnsi="Arial"/>
          <w:sz w:val="32"/>
        </w:rPr>
        <w:t>Appendix</w:t>
      </w:r>
      <w:bookmarkEnd w:id="112"/>
      <w:bookmarkEnd w:id="113"/>
    </w:p>
    <w:p xmlns:wp14="http://schemas.microsoft.com/office/word/2010/wordml" w:rsidR="004C3614" w:rsidP="004C3614" w:rsidRDefault="004C3614" w14:paraId="48C9DA01" wp14:textId="77777777">
      <w:pPr>
        <w:rPr>
          <w:rFonts w:ascii="Arial" w:hAnsi="Arial" w:cs="Arial"/>
          <w:sz w:val="20"/>
          <w:szCs w:val="20"/>
        </w:rPr>
      </w:pPr>
      <w:r w:rsidRPr="004C3614">
        <w:rPr>
          <w:rFonts w:ascii="Arial" w:hAnsi="Arial" w:cs="Arial"/>
          <w:sz w:val="20"/>
          <w:szCs w:val="20"/>
        </w:rPr>
        <w:t>None</w:t>
      </w:r>
    </w:p>
    <w:p xmlns:wp14="http://schemas.microsoft.com/office/word/2010/wordml" w:rsidRPr="007E7503" w:rsidR="00342260" w:rsidP="007E7503" w:rsidRDefault="00342260" w14:paraId="4B08E8BD" wp14:textId="77777777">
      <w:pPr>
        <w:pStyle w:val="Heading1"/>
        <w:numPr>
          <w:ilvl w:val="0"/>
          <w:numId w:val="0"/>
        </w:numPr>
        <w:rPr>
          <w:rFonts w:ascii="Arial" w:hAnsi="Arial"/>
          <w:sz w:val="32"/>
        </w:rPr>
      </w:pPr>
      <w:bookmarkStart w:name="_Toc133307173" w:id="114"/>
      <w:r w:rsidRPr="007E7503">
        <w:rPr>
          <w:rFonts w:ascii="Arial" w:hAnsi="Arial"/>
          <w:sz w:val="32"/>
        </w:rPr>
        <w:t>Revision History</w:t>
      </w:r>
      <w:bookmarkEnd w:id="109"/>
      <w:bookmarkEnd w:id="110"/>
      <w:bookmarkEnd w:id="111"/>
      <w:bookmarkEnd w:id="114"/>
    </w:p>
    <w:tbl>
      <w:tblPr>
        <w:tblW w:w="9090" w:type="dxa"/>
        <w:tblInd w:w="108" w:type="dxa"/>
        <w:tblBorders>
          <w:top w:val="single" w:color="auto" w:sz="8" w:space="0"/>
          <w:left w:val="single" w:color="auto" w:sz="12" w:space="0"/>
          <w:bottom w:val="single" w:color="auto" w:sz="12" w:space="0"/>
          <w:right w:val="single" w:color="auto" w:sz="12" w:space="0"/>
          <w:insideH w:val="single" w:color="auto" w:sz="8" w:space="0"/>
          <w:insideV w:val="single" w:color="auto" w:sz="8" w:space="0"/>
        </w:tblBorders>
        <w:tblLayout w:type="fixed"/>
        <w:tblLook w:val="00AF" w:firstRow="1" w:lastRow="0" w:firstColumn="1" w:lastColumn="0" w:noHBand="0" w:noVBand="0"/>
      </w:tblPr>
      <w:tblGrid>
        <w:gridCol w:w="990"/>
        <w:gridCol w:w="1440"/>
        <w:gridCol w:w="1350"/>
        <w:gridCol w:w="2070"/>
        <w:gridCol w:w="3240"/>
      </w:tblGrid>
      <w:tr xmlns:wp14="http://schemas.microsoft.com/office/word/2010/wordml" w:rsidR="00342260" w14:paraId="12F611E0" wp14:textId="77777777">
        <w:tblPrEx>
          <w:tblCellMar>
            <w:top w:w="0" w:type="dxa"/>
            <w:bottom w:w="0" w:type="dxa"/>
          </w:tblCellMar>
        </w:tblPrEx>
        <w:tc>
          <w:tcPr>
            <w:tcW w:w="990" w:type="dxa"/>
            <w:shd w:val="solid" w:color="000000" w:fill="FFFFFF"/>
          </w:tcPr>
          <w:p w:rsidR="00342260" w:rsidRDefault="00342260" w14:paraId="6B9488C6" wp14:textId="77777777">
            <w:pPr>
              <w:jc w:val="center"/>
              <w:rPr>
                <w:rFonts w:ascii="Arial" w:hAnsi="Arial" w:cs="Arial"/>
                <w:b/>
                <w:color w:val="FFFFFF"/>
                <w:sz w:val="20"/>
                <w:szCs w:val="20"/>
              </w:rPr>
            </w:pPr>
            <w:r>
              <w:rPr>
                <w:rFonts w:ascii="Arial" w:hAnsi="Arial" w:cs="Arial"/>
                <w:b/>
                <w:color w:val="FFFFFF"/>
                <w:sz w:val="20"/>
                <w:szCs w:val="20"/>
              </w:rPr>
              <w:t>Rev. No.</w:t>
            </w:r>
          </w:p>
        </w:tc>
        <w:tc>
          <w:tcPr>
            <w:tcW w:w="1440" w:type="dxa"/>
            <w:shd w:val="solid" w:color="000000" w:fill="FFFFFF"/>
          </w:tcPr>
          <w:p w:rsidR="00342260" w:rsidRDefault="00342260" w14:paraId="1C7DF0E4" wp14:textId="77777777">
            <w:pPr>
              <w:jc w:val="center"/>
              <w:rPr>
                <w:rFonts w:ascii="Arial" w:hAnsi="Arial" w:cs="Arial"/>
                <w:b/>
                <w:color w:val="FFFFFF"/>
                <w:sz w:val="20"/>
                <w:szCs w:val="20"/>
              </w:rPr>
            </w:pPr>
            <w:r>
              <w:rPr>
                <w:rFonts w:ascii="Arial" w:hAnsi="Arial" w:cs="Arial"/>
                <w:b/>
                <w:color w:val="FFFFFF"/>
                <w:sz w:val="20"/>
                <w:szCs w:val="20"/>
              </w:rPr>
              <w:t>Author</w:t>
            </w:r>
          </w:p>
        </w:tc>
        <w:tc>
          <w:tcPr>
            <w:tcW w:w="1350" w:type="dxa"/>
            <w:shd w:val="solid" w:color="000000" w:fill="FFFFFF"/>
          </w:tcPr>
          <w:p w:rsidR="00342260" w:rsidRDefault="00342260" w14:paraId="491072FA" wp14:textId="77777777">
            <w:pPr>
              <w:jc w:val="center"/>
              <w:rPr>
                <w:rFonts w:ascii="Arial" w:hAnsi="Arial" w:cs="Arial"/>
                <w:b/>
                <w:color w:val="FFFFFF"/>
                <w:sz w:val="20"/>
                <w:szCs w:val="20"/>
              </w:rPr>
            </w:pPr>
            <w:r>
              <w:rPr>
                <w:rFonts w:ascii="Arial" w:hAnsi="Arial" w:cs="Arial"/>
                <w:b/>
                <w:color w:val="FFFFFF"/>
                <w:sz w:val="20"/>
                <w:szCs w:val="20"/>
              </w:rPr>
              <w:t>Date</w:t>
            </w:r>
          </w:p>
        </w:tc>
        <w:tc>
          <w:tcPr>
            <w:tcW w:w="2070" w:type="dxa"/>
            <w:shd w:val="solid" w:color="000000" w:fill="FFFFFF"/>
          </w:tcPr>
          <w:p w:rsidR="00342260" w:rsidRDefault="00342260" w14:paraId="3FEFCE39" wp14:textId="77777777">
            <w:pPr>
              <w:jc w:val="center"/>
              <w:rPr>
                <w:rFonts w:ascii="Arial" w:hAnsi="Arial" w:cs="Arial"/>
                <w:b/>
                <w:color w:val="FFFFFF"/>
                <w:sz w:val="20"/>
                <w:szCs w:val="20"/>
              </w:rPr>
            </w:pPr>
            <w:r>
              <w:rPr>
                <w:rFonts w:ascii="Arial" w:hAnsi="Arial" w:cs="Arial"/>
                <w:b/>
                <w:color w:val="FFFFFF"/>
                <w:sz w:val="20"/>
                <w:szCs w:val="20"/>
              </w:rPr>
              <w:t>Reason for Change</w:t>
            </w:r>
          </w:p>
        </w:tc>
        <w:tc>
          <w:tcPr>
            <w:tcW w:w="3240" w:type="dxa"/>
            <w:shd w:val="solid" w:color="000000" w:fill="FFFFFF"/>
          </w:tcPr>
          <w:p w:rsidR="00342260" w:rsidRDefault="00342260" w14:paraId="08473ECB" wp14:textId="77777777">
            <w:pPr>
              <w:jc w:val="center"/>
              <w:rPr>
                <w:rFonts w:ascii="Arial" w:hAnsi="Arial" w:cs="Arial"/>
                <w:b/>
                <w:color w:val="FFFFFF"/>
                <w:sz w:val="20"/>
                <w:szCs w:val="20"/>
                <w:lang w:val="fr-FR"/>
              </w:rPr>
            </w:pPr>
            <w:r>
              <w:rPr>
                <w:rFonts w:ascii="Arial" w:hAnsi="Arial" w:cs="Arial"/>
                <w:b/>
                <w:color w:val="FFFFFF"/>
                <w:sz w:val="20"/>
                <w:szCs w:val="20"/>
                <w:lang w:val="fr-FR"/>
              </w:rPr>
              <w:t>Change Description</w:t>
            </w:r>
          </w:p>
        </w:tc>
      </w:tr>
      <w:tr xmlns:wp14="http://schemas.microsoft.com/office/word/2010/wordml" w:rsidR="00342260" w14:paraId="13FAD085" wp14:textId="77777777">
        <w:tblPrEx>
          <w:tblCellMar>
            <w:top w:w="0" w:type="dxa"/>
            <w:bottom w:w="0" w:type="dxa"/>
          </w:tblCellMar>
          <w:tblLook w:val="0000" w:firstRow="0" w:lastRow="0" w:firstColumn="0" w:lastColumn="0" w:noHBand="0" w:noVBand="0"/>
        </w:tblPrEx>
        <w:tc>
          <w:tcPr>
            <w:tcW w:w="990" w:type="dxa"/>
          </w:tcPr>
          <w:p w:rsidR="00342260" w:rsidRDefault="00342260" w14:paraId="27B99E8C" wp14:textId="77777777">
            <w:pPr>
              <w:jc w:val="center"/>
              <w:rPr>
                <w:rFonts w:ascii="Arial" w:hAnsi="Arial" w:cs="Arial"/>
                <w:sz w:val="20"/>
                <w:szCs w:val="20"/>
                <w:lang w:val="fr-FR"/>
              </w:rPr>
            </w:pPr>
            <w:r>
              <w:rPr>
                <w:rFonts w:ascii="Arial" w:hAnsi="Arial" w:cs="Arial"/>
                <w:sz w:val="20"/>
                <w:szCs w:val="20"/>
                <w:lang w:val="fr-FR"/>
              </w:rPr>
              <w:t>1.00</w:t>
            </w:r>
          </w:p>
        </w:tc>
        <w:tc>
          <w:tcPr>
            <w:tcW w:w="1440" w:type="dxa"/>
          </w:tcPr>
          <w:p w:rsidR="00342260" w:rsidRDefault="00342260" w14:paraId="0F54011B" wp14:textId="77777777">
            <w:pPr>
              <w:jc w:val="center"/>
              <w:rPr>
                <w:rFonts w:ascii="Arial" w:hAnsi="Arial" w:cs="Arial"/>
                <w:sz w:val="20"/>
                <w:szCs w:val="20"/>
                <w:lang w:val="fr-FR"/>
              </w:rPr>
            </w:pPr>
            <w:r>
              <w:rPr>
                <w:rFonts w:ascii="Arial" w:hAnsi="Arial" w:cs="Arial"/>
                <w:sz w:val="20"/>
                <w:szCs w:val="20"/>
                <w:lang w:val="fr-FR"/>
              </w:rPr>
              <w:t>Vandana M</w:t>
            </w:r>
          </w:p>
        </w:tc>
        <w:tc>
          <w:tcPr>
            <w:tcW w:w="1350" w:type="dxa"/>
          </w:tcPr>
          <w:p w:rsidR="00342260" w:rsidRDefault="00342260" w14:paraId="307B95A5" wp14:textId="77777777">
            <w:pPr>
              <w:jc w:val="center"/>
              <w:rPr>
                <w:rFonts w:ascii="Arial" w:hAnsi="Arial" w:cs="Arial"/>
                <w:sz w:val="20"/>
                <w:szCs w:val="20"/>
              </w:rPr>
            </w:pPr>
            <w:r>
              <w:rPr>
                <w:rFonts w:ascii="Arial" w:hAnsi="Arial" w:cs="Arial"/>
                <w:sz w:val="20"/>
                <w:szCs w:val="20"/>
              </w:rPr>
              <w:t>20 Sep ‘97</w:t>
            </w:r>
          </w:p>
        </w:tc>
        <w:tc>
          <w:tcPr>
            <w:tcW w:w="2070" w:type="dxa"/>
          </w:tcPr>
          <w:p w:rsidR="00342260" w:rsidRDefault="00342260" w14:paraId="3161A9A1" wp14:textId="77777777">
            <w:pPr>
              <w:jc w:val="center"/>
              <w:rPr>
                <w:rFonts w:ascii="Arial" w:hAnsi="Arial" w:cs="Arial"/>
                <w:sz w:val="20"/>
                <w:szCs w:val="20"/>
              </w:rPr>
            </w:pPr>
            <w:r>
              <w:rPr>
                <w:rFonts w:ascii="Arial" w:hAnsi="Arial" w:cs="Arial"/>
                <w:sz w:val="20"/>
                <w:szCs w:val="20"/>
              </w:rPr>
              <w:t>None</w:t>
            </w:r>
          </w:p>
        </w:tc>
        <w:tc>
          <w:tcPr>
            <w:tcW w:w="3240" w:type="dxa"/>
          </w:tcPr>
          <w:p w:rsidR="00342260" w:rsidRDefault="00342260" w14:paraId="11BE731D" wp14:textId="77777777">
            <w:pPr>
              <w:jc w:val="center"/>
              <w:rPr>
                <w:rFonts w:ascii="Arial" w:hAnsi="Arial" w:cs="Arial"/>
                <w:sz w:val="20"/>
                <w:szCs w:val="20"/>
              </w:rPr>
            </w:pPr>
            <w:r>
              <w:rPr>
                <w:rFonts w:ascii="Arial" w:hAnsi="Arial" w:cs="Arial"/>
                <w:sz w:val="20"/>
                <w:szCs w:val="20"/>
              </w:rPr>
              <w:t>None</w:t>
            </w:r>
          </w:p>
        </w:tc>
      </w:tr>
      <w:tr xmlns:wp14="http://schemas.microsoft.com/office/word/2010/wordml" w:rsidR="00342260" w14:paraId="44874E0E" wp14:textId="77777777">
        <w:tblPrEx>
          <w:tblCellMar>
            <w:top w:w="0" w:type="dxa"/>
            <w:bottom w:w="0" w:type="dxa"/>
          </w:tblCellMar>
          <w:tblLook w:val="0000" w:firstRow="0" w:lastRow="0" w:firstColumn="0" w:lastColumn="0" w:noHBand="0" w:noVBand="0"/>
        </w:tblPrEx>
        <w:tc>
          <w:tcPr>
            <w:tcW w:w="990" w:type="dxa"/>
          </w:tcPr>
          <w:p w:rsidR="00342260" w:rsidRDefault="00342260" w14:paraId="0BE60D5E" wp14:textId="77777777">
            <w:pPr>
              <w:jc w:val="center"/>
              <w:rPr>
                <w:rFonts w:ascii="Arial" w:hAnsi="Arial" w:cs="Arial"/>
                <w:sz w:val="20"/>
                <w:szCs w:val="20"/>
              </w:rPr>
            </w:pPr>
            <w:r>
              <w:rPr>
                <w:rFonts w:ascii="Arial" w:hAnsi="Arial" w:cs="Arial"/>
                <w:sz w:val="20"/>
                <w:szCs w:val="20"/>
              </w:rPr>
              <w:t>7.01</w:t>
            </w:r>
          </w:p>
        </w:tc>
        <w:tc>
          <w:tcPr>
            <w:tcW w:w="1440" w:type="dxa"/>
          </w:tcPr>
          <w:p w:rsidR="00342260" w:rsidRDefault="00342260" w14:paraId="231F19FB" wp14:textId="77777777">
            <w:pPr>
              <w:jc w:val="center"/>
              <w:rPr>
                <w:rFonts w:ascii="Arial" w:hAnsi="Arial" w:cs="Arial"/>
                <w:sz w:val="20"/>
                <w:szCs w:val="20"/>
              </w:rPr>
            </w:pPr>
            <w:r>
              <w:rPr>
                <w:rFonts w:ascii="Arial" w:hAnsi="Arial" w:cs="Arial"/>
                <w:sz w:val="20"/>
                <w:szCs w:val="20"/>
              </w:rPr>
              <w:t>Anandi</w:t>
            </w:r>
          </w:p>
        </w:tc>
        <w:tc>
          <w:tcPr>
            <w:tcW w:w="1350" w:type="dxa"/>
          </w:tcPr>
          <w:p w:rsidR="00342260" w:rsidRDefault="00342260" w14:paraId="0C88CF35" wp14:textId="77777777">
            <w:pPr>
              <w:jc w:val="center"/>
              <w:rPr>
                <w:rFonts w:ascii="Arial" w:hAnsi="Arial" w:cs="Arial"/>
                <w:sz w:val="20"/>
                <w:szCs w:val="20"/>
              </w:rPr>
            </w:pPr>
            <w:r>
              <w:rPr>
                <w:rFonts w:ascii="Arial" w:hAnsi="Arial" w:cs="Arial"/>
                <w:sz w:val="20"/>
                <w:szCs w:val="20"/>
              </w:rPr>
              <w:t>09 Oct 02</w:t>
            </w:r>
          </w:p>
        </w:tc>
        <w:tc>
          <w:tcPr>
            <w:tcW w:w="2070" w:type="dxa"/>
          </w:tcPr>
          <w:p w:rsidR="00342260" w:rsidRDefault="00342260" w14:paraId="205EBA15" wp14:textId="77777777">
            <w:pPr>
              <w:rPr>
                <w:rFonts w:ascii="Arial" w:hAnsi="Arial" w:cs="Arial"/>
                <w:sz w:val="20"/>
                <w:szCs w:val="20"/>
              </w:rPr>
            </w:pPr>
            <w:r>
              <w:rPr>
                <w:rFonts w:ascii="Arial" w:hAnsi="Arial" w:cs="Arial"/>
                <w:sz w:val="20"/>
                <w:szCs w:val="20"/>
              </w:rPr>
              <w:t>Updation to 2000 standards</w:t>
            </w:r>
          </w:p>
        </w:tc>
        <w:tc>
          <w:tcPr>
            <w:tcW w:w="3240" w:type="dxa"/>
          </w:tcPr>
          <w:p w:rsidR="00342260" w:rsidRDefault="00342260" w14:paraId="66F92D55" wp14:textId="77777777">
            <w:pPr>
              <w:numPr>
                <w:ilvl w:val="0"/>
                <w:numId w:val="9"/>
              </w:numPr>
              <w:rPr>
                <w:rStyle w:val="StyleComplexArial"/>
                <w:szCs w:val="20"/>
              </w:rPr>
            </w:pPr>
            <w:r>
              <w:rPr>
                <w:rStyle w:val="StyleComplexArial"/>
                <w:szCs w:val="20"/>
              </w:rPr>
              <w:t>Section 8 on Standards Addressed to reflect the clauses applicable to 2000 standards</w:t>
            </w:r>
          </w:p>
          <w:p w:rsidR="00342260" w:rsidRDefault="00342260" w14:paraId="5B647C3A" wp14:textId="77777777">
            <w:pPr>
              <w:numPr>
                <w:ilvl w:val="0"/>
                <w:numId w:val="9"/>
              </w:numPr>
              <w:rPr>
                <w:rFonts w:ascii="Arial" w:hAnsi="Arial" w:cs="Arial"/>
                <w:sz w:val="20"/>
                <w:szCs w:val="20"/>
              </w:rPr>
            </w:pPr>
            <w:r>
              <w:rPr>
                <w:rStyle w:val="StyleComplexArial"/>
                <w:szCs w:val="20"/>
              </w:rPr>
              <w:t>General formatting changes</w:t>
            </w:r>
          </w:p>
        </w:tc>
      </w:tr>
      <w:tr xmlns:wp14="http://schemas.microsoft.com/office/word/2010/wordml" w:rsidR="00342260" w14:paraId="5BF8504A" wp14:textId="77777777">
        <w:tblPrEx>
          <w:tblCellMar>
            <w:top w:w="0" w:type="dxa"/>
            <w:bottom w:w="0" w:type="dxa"/>
          </w:tblCellMar>
          <w:tblLook w:val="0000" w:firstRow="0" w:lastRow="0" w:firstColumn="0" w:lastColumn="0" w:noHBand="0" w:noVBand="0"/>
        </w:tblPrEx>
        <w:tc>
          <w:tcPr>
            <w:tcW w:w="990" w:type="dxa"/>
          </w:tcPr>
          <w:p w:rsidR="00342260" w:rsidRDefault="00342260" w14:paraId="1124B933" wp14:textId="77777777">
            <w:pPr>
              <w:jc w:val="center"/>
              <w:rPr>
                <w:rFonts w:ascii="Arial" w:hAnsi="Arial" w:cs="Arial"/>
                <w:sz w:val="20"/>
                <w:szCs w:val="20"/>
              </w:rPr>
            </w:pPr>
            <w:r>
              <w:rPr>
                <w:rFonts w:ascii="Arial" w:hAnsi="Arial" w:cs="Arial"/>
                <w:sz w:val="20"/>
                <w:szCs w:val="20"/>
              </w:rPr>
              <w:t>8.00</w:t>
            </w:r>
          </w:p>
        </w:tc>
        <w:tc>
          <w:tcPr>
            <w:tcW w:w="1440" w:type="dxa"/>
          </w:tcPr>
          <w:p w:rsidR="00342260" w:rsidRDefault="00342260" w14:paraId="6D0921BD" wp14:textId="77777777">
            <w:pPr>
              <w:jc w:val="center"/>
              <w:rPr>
                <w:rFonts w:ascii="Arial" w:hAnsi="Arial" w:cs="Arial"/>
                <w:sz w:val="20"/>
                <w:szCs w:val="20"/>
              </w:rPr>
            </w:pPr>
            <w:r>
              <w:rPr>
                <w:rFonts w:ascii="Arial" w:hAnsi="Arial" w:cs="Arial"/>
                <w:sz w:val="20"/>
                <w:szCs w:val="20"/>
              </w:rPr>
              <w:t>Anandi</w:t>
            </w:r>
          </w:p>
        </w:tc>
        <w:tc>
          <w:tcPr>
            <w:tcW w:w="1350" w:type="dxa"/>
          </w:tcPr>
          <w:p w:rsidR="00342260" w:rsidRDefault="00342260" w14:paraId="00FF7C39" wp14:textId="77777777">
            <w:pPr>
              <w:jc w:val="center"/>
              <w:rPr>
                <w:rFonts w:ascii="Arial" w:hAnsi="Arial" w:cs="Arial"/>
                <w:sz w:val="20"/>
                <w:szCs w:val="20"/>
              </w:rPr>
            </w:pPr>
            <w:r>
              <w:rPr>
                <w:rFonts w:ascii="Arial" w:hAnsi="Arial" w:cs="Arial"/>
                <w:sz w:val="20"/>
                <w:szCs w:val="20"/>
              </w:rPr>
              <w:t>25 Oct 02</w:t>
            </w:r>
          </w:p>
        </w:tc>
        <w:tc>
          <w:tcPr>
            <w:tcW w:w="2070" w:type="dxa"/>
          </w:tcPr>
          <w:p w:rsidR="00342260" w:rsidRDefault="00342260" w14:paraId="5C822209" wp14:textId="77777777">
            <w:pPr>
              <w:rPr>
                <w:rFonts w:ascii="Arial" w:hAnsi="Arial" w:cs="Arial"/>
                <w:sz w:val="20"/>
                <w:szCs w:val="20"/>
              </w:rPr>
            </w:pPr>
            <w:r>
              <w:rPr>
                <w:rFonts w:ascii="Arial" w:hAnsi="Arial" w:cs="Arial"/>
                <w:sz w:val="20"/>
                <w:szCs w:val="20"/>
              </w:rPr>
              <w:t>Approval by Vandana M</w:t>
            </w:r>
          </w:p>
        </w:tc>
        <w:tc>
          <w:tcPr>
            <w:tcW w:w="3240" w:type="dxa"/>
          </w:tcPr>
          <w:p w:rsidR="00342260" w:rsidRDefault="00342260" w14:paraId="40367400" wp14:textId="77777777">
            <w:pPr>
              <w:numPr>
                <w:ilvl w:val="0"/>
                <w:numId w:val="9"/>
              </w:numPr>
              <w:rPr>
                <w:rStyle w:val="StyleComplexArial"/>
                <w:szCs w:val="20"/>
              </w:rPr>
            </w:pPr>
            <w:r>
              <w:rPr>
                <w:rStyle w:val="StyleComplexArial"/>
                <w:szCs w:val="20"/>
              </w:rPr>
              <w:t>Baselined to version 8.00</w:t>
            </w:r>
          </w:p>
        </w:tc>
      </w:tr>
      <w:tr xmlns:wp14="http://schemas.microsoft.com/office/word/2010/wordml" w:rsidR="00342260" w14:paraId="6A5422BC" wp14:textId="77777777">
        <w:tblPrEx>
          <w:tblCellMar>
            <w:top w:w="0" w:type="dxa"/>
            <w:bottom w:w="0" w:type="dxa"/>
          </w:tblCellMar>
          <w:tblLook w:val="0000" w:firstRow="0" w:lastRow="0" w:firstColumn="0" w:lastColumn="0" w:noHBand="0" w:noVBand="0"/>
        </w:tblPrEx>
        <w:tc>
          <w:tcPr>
            <w:tcW w:w="990" w:type="dxa"/>
          </w:tcPr>
          <w:p w:rsidR="00342260" w:rsidRDefault="00342260" w14:paraId="55406559" wp14:textId="77777777">
            <w:pPr>
              <w:jc w:val="center"/>
              <w:rPr>
                <w:rFonts w:ascii="Arial" w:hAnsi="Arial" w:cs="Arial"/>
                <w:sz w:val="20"/>
                <w:szCs w:val="20"/>
              </w:rPr>
            </w:pPr>
            <w:r>
              <w:rPr>
                <w:rFonts w:ascii="Arial" w:hAnsi="Arial" w:cs="Arial"/>
                <w:sz w:val="20"/>
                <w:szCs w:val="20"/>
              </w:rPr>
              <w:t>8.01</w:t>
            </w:r>
          </w:p>
        </w:tc>
        <w:tc>
          <w:tcPr>
            <w:tcW w:w="1440" w:type="dxa"/>
          </w:tcPr>
          <w:p w:rsidR="00342260" w:rsidRDefault="00342260" w14:paraId="2B4B312B" wp14:textId="77777777">
            <w:pPr>
              <w:jc w:val="center"/>
              <w:rPr>
                <w:rFonts w:ascii="Arial" w:hAnsi="Arial" w:cs="Arial"/>
                <w:sz w:val="20"/>
                <w:szCs w:val="20"/>
              </w:rPr>
            </w:pPr>
            <w:r>
              <w:rPr>
                <w:rFonts w:ascii="Arial" w:hAnsi="Arial" w:cs="Arial"/>
                <w:sz w:val="20"/>
                <w:szCs w:val="20"/>
              </w:rPr>
              <w:t>Vivek</w:t>
            </w:r>
          </w:p>
        </w:tc>
        <w:tc>
          <w:tcPr>
            <w:tcW w:w="1350" w:type="dxa"/>
          </w:tcPr>
          <w:p w:rsidR="00342260" w:rsidRDefault="00342260" w14:paraId="568A6B03" wp14:textId="77777777">
            <w:pPr>
              <w:jc w:val="center"/>
              <w:rPr>
                <w:rFonts w:ascii="Arial" w:hAnsi="Arial" w:cs="Arial"/>
                <w:sz w:val="20"/>
                <w:szCs w:val="20"/>
              </w:rPr>
            </w:pPr>
            <w:r>
              <w:rPr>
                <w:rFonts w:ascii="Arial" w:hAnsi="Arial" w:cs="Arial"/>
                <w:sz w:val="20"/>
                <w:szCs w:val="20"/>
              </w:rPr>
              <w:t>17 Dec 04</w:t>
            </w:r>
          </w:p>
        </w:tc>
        <w:tc>
          <w:tcPr>
            <w:tcW w:w="2070" w:type="dxa"/>
          </w:tcPr>
          <w:p w:rsidR="00342260" w:rsidRDefault="00342260" w14:paraId="79983919" wp14:textId="77777777">
            <w:pPr>
              <w:rPr>
                <w:rFonts w:ascii="Arial" w:hAnsi="Arial" w:cs="Arial"/>
                <w:sz w:val="20"/>
                <w:szCs w:val="20"/>
              </w:rPr>
            </w:pPr>
            <w:r>
              <w:rPr>
                <w:rFonts w:ascii="Arial" w:hAnsi="Arial" w:cs="Arial"/>
                <w:sz w:val="20"/>
                <w:szCs w:val="20"/>
              </w:rPr>
              <w:t>Merger with Trianz</w:t>
            </w:r>
          </w:p>
        </w:tc>
        <w:tc>
          <w:tcPr>
            <w:tcW w:w="3240" w:type="dxa"/>
          </w:tcPr>
          <w:p w:rsidR="00342260" w:rsidRDefault="00342260" w14:paraId="51CF3827" wp14:textId="77777777">
            <w:pPr>
              <w:numPr>
                <w:ilvl w:val="0"/>
                <w:numId w:val="9"/>
              </w:numPr>
              <w:rPr>
                <w:rStyle w:val="StyleComplexArial"/>
                <w:szCs w:val="20"/>
              </w:rPr>
            </w:pPr>
            <w:r>
              <w:rPr>
                <w:rStyle w:val="StyleComplexArial"/>
                <w:szCs w:val="20"/>
              </w:rPr>
              <w:t>Changed EximSoft name to Trianz</w:t>
            </w:r>
          </w:p>
        </w:tc>
      </w:tr>
      <w:tr xmlns:wp14="http://schemas.microsoft.com/office/word/2010/wordml" w:rsidR="00342260" w14:paraId="581DF045" wp14:textId="77777777">
        <w:tblPrEx>
          <w:tblCellMar>
            <w:top w:w="0" w:type="dxa"/>
            <w:bottom w:w="0" w:type="dxa"/>
          </w:tblCellMar>
          <w:tblLook w:val="0000" w:firstRow="0" w:lastRow="0" w:firstColumn="0" w:lastColumn="0" w:noHBand="0" w:noVBand="0"/>
        </w:tblPrEx>
        <w:tc>
          <w:tcPr>
            <w:tcW w:w="990" w:type="dxa"/>
          </w:tcPr>
          <w:p w:rsidR="00342260" w:rsidRDefault="00342260" w14:paraId="7F132C66" wp14:textId="77777777">
            <w:pPr>
              <w:jc w:val="center"/>
              <w:rPr>
                <w:rFonts w:ascii="Arial" w:hAnsi="Arial" w:cs="Arial"/>
                <w:sz w:val="20"/>
                <w:szCs w:val="20"/>
              </w:rPr>
            </w:pPr>
            <w:r>
              <w:rPr>
                <w:rFonts w:ascii="Arial" w:hAnsi="Arial" w:cs="Arial"/>
                <w:sz w:val="20"/>
                <w:szCs w:val="20"/>
              </w:rPr>
              <w:t>9.00</w:t>
            </w:r>
          </w:p>
        </w:tc>
        <w:tc>
          <w:tcPr>
            <w:tcW w:w="1440" w:type="dxa"/>
          </w:tcPr>
          <w:p w:rsidR="00342260" w:rsidRDefault="00342260" w14:paraId="52D01B8F" wp14:textId="77777777">
            <w:pPr>
              <w:jc w:val="center"/>
              <w:rPr>
                <w:rFonts w:ascii="Arial" w:hAnsi="Arial" w:cs="Arial"/>
                <w:sz w:val="20"/>
                <w:szCs w:val="20"/>
              </w:rPr>
            </w:pPr>
            <w:r>
              <w:rPr>
                <w:rFonts w:ascii="Arial" w:hAnsi="Arial" w:cs="Arial"/>
                <w:sz w:val="20"/>
                <w:szCs w:val="20"/>
              </w:rPr>
              <w:t>Anandi</w:t>
            </w:r>
          </w:p>
        </w:tc>
        <w:tc>
          <w:tcPr>
            <w:tcW w:w="1350" w:type="dxa"/>
          </w:tcPr>
          <w:p w:rsidR="00342260" w:rsidRDefault="00342260" w14:paraId="3ED30A8E" wp14:textId="77777777">
            <w:pPr>
              <w:jc w:val="center"/>
              <w:rPr>
                <w:rFonts w:ascii="Arial" w:hAnsi="Arial" w:cs="Arial"/>
                <w:sz w:val="20"/>
                <w:szCs w:val="20"/>
              </w:rPr>
            </w:pPr>
            <w:r>
              <w:rPr>
                <w:rFonts w:ascii="Arial" w:hAnsi="Arial" w:cs="Arial"/>
                <w:sz w:val="20"/>
                <w:szCs w:val="20"/>
              </w:rPr>
              <w:t>22 Dec 04</w:t>
            </w:r>
          </w:p>
        </w:tc>
        <w:tc>
          <w:tcPr>
            <w:tcW w:w="2070" w:type="dxa"/>
          </w:tcPr>
          <w:p w:rsidR="00342260" w:rsidRDefault="00342260" w14:paraId="2E7B8C31" wp14:textId="77777777">
            <w:pPr>
              <w:rPr>
                <w:rFonts w:ascii="Arial" w:hAnsi="Arial" w:cs="Arial"/>
                <w:sz w:val="20"/>
                <w:szCs w:val="20"/>
              </w:rPr>
            </w:pPr>
            <w:r>
              <w:rPr>
                <w:rFonts w:ascii="Arial" w:hAnsi="Arial" w:cs="Arial"/>
                <w:sz w:val="20"/>
                <w:szCs w:val="20"/>
              </w:rPr>
              <w:t>Review for baseline</w:t>
            </w:r>
          </w:p>
        </w:tc>
        <w:tc>
          <w:tcPr>
            <w:tcW w:w="3240" w:type="dxa"/>
          </w:tcPr>
          <w:p w:rsidR="00342260" w:rsidRDefault="00342260" w14:paraId="63245BD1" wp14:textId="77777777">
            <w:pPr>
              <w:numPr>
                <w:ilvl w:val="0"/>
                <w:numId w:val="9"/>
              </w:numPr>
              <w:rPr>
                <w:rStyle w:val="StyleComplexArial"/>
                <w:szCs w:val="20"/>
              </w:rPr>
            </w:pPr>
            <w:r>
              <w:rPr>
                <w:rStyle w:val="StyleComplexArial"/>
                <w:szCs w:val="20"/>
              </w:rPr>
              <w:t>Approval for baseline</w:t>
            </w:r>
          </w:p>
        </w:tc>
      </w:tr>
      <w:tr xmlns:wp14="http://schemas.microsoft.com/office/word/2010/wordml" w:rsidR="00342260" w14:paraId="514203EC" wp14:textId="77777777">
        <w:tblPrEx>
          <w:tblCellMar>
            <w:top w:w="0" w:type="dxa"/>
            <w:bottom w:w="0" w:type="dxa"/>
          </w:tblCellMar>
          <w:tblLook w:val="0000" w:firstRow="0" w:lastRow="0" w:firstColumn="0" w:lastColumn="0" w:noHBand="0" w:noVBand="0"/>
        </w:tblPrEx>
        <w:trPr>
          <w:trHeight w:val="2140"/>
        </w:trPr>
        <w:tc>
          <w:tcPr>
            <w:tcW w:w="990" w:type="dxa"/>
          </w:tcPr>
          <w:p w:rsidR="00342260" w:rsidRDefault="00342260" w14:paraId="3027611C" wp14:textId="77777777">
            <w:pPr>
              <w:jc w:val="center"/>
              <w:rPr>
                <w:rFonts w:ascii="Arial" w:hAnsi="Arial" w:cs="Arial"/>
                <w:sz w:val="20"/>
                <w:szCs w:val="20"/>
                <w:lang w:val="fr-FR"/>
              </w:rPr>
            </w:pPr>
            <w:r>
              <w:rPr>
                <w:rFonts w:ascii="Arial" w:hAnsi="Arial" w:cs="Arial"/>
                <w:sz w:val="20"/>
                <w:szCs w:val="20"/>
                <w:lang w:val="fr-FR"/>
              </w:rPr>
              <w:t>10.00</w:t>
            </w:r>
          </w:p>
        </w:tc>
        <w:tc>
          <w:tcPr>
            <w:tcW w:w="1440" w:type="dxa"/>
          </w:tcPr>
          <w:p w:rsidR="00342260" w:rsidRDefault="00342260" w14:paraId="7A7F38E6" wp14:textId="77777777">
            <w:pPr>
              <w:jc w:val="center"/>
              <w:rPr>
                <w:rFonts w:ascii="Arial" w:hAnsi="Arial" w:cs="Arial"/>
                <w:sz w:val="20"/>
                <w:szCs w:val="20"/>
                <w:lang w:val="fr-FR"/>
              </w:rPr>
            </w:pPr>
            <w:r>
              <w:rPr>
                <w:rFonts w:ascii="Arial" w:hAnsi="Arial" w:cs="Arial"/>
                <w:sz w:val="20"/>
                <w:szCs w:val="20"/>
                <w:lang w:val="fr-FR"/>
              </w:rPr>
              <w:t>Bala</w:t>
            </w:r>
          </w:p>
        </w:tc>
        <w:tc>
          <w:tcPr>
            <w:tcW w:w="1350" w:type="dxa"/>
          </w:tcPr>
          <w:p w:rsidR="00342260" w:rsidRDefault="00342260" w14:paraId="1EC4A68C" wp14:textId="77777777">
            <w:pPr>
              <w:jc w:val="center"/>
              <w:rPr>
                <w:rFonts w:ascii="Arial" w:hAnsi="Arial" w:cs="Arial"/>
                <w:sz w:val="20"/>
                <w:szCs w:val="20"/>
              </w:rPr>
            </w:pPr>
            <w:r>
              <w:rPr>
                <w:rFonts w:ascii="Arial" w:hAnsi="Arial" w:cs="Arial"/>
                <w:sz w:val="20"/>
                <w:szCs w:val="20"/>
              </w:rPr>
              <w:t>26 Oct 05</w:t>
            </w:r>
          </w:p>
        </w:tc>
        <w:tc>
          <w:tcPr>
            <w:tcW w:w="2070" w:type="dxa"/>
          </w:tcPr>
          <w:p w:rsidR="00342260" w:rsidRDefault="00342260" w14:paraId="3D19BE6D" wp14:textId="77777777">
            <w:pPr>
              <w:rPr>
                <w:rFonts w:ascii="Arial" w:hAnsi="Arial" w:cs="Arial"/>
                <w:sz w:val="20"/>
                <w:szCs w:val="20"/>
              </w:rPr>
            </w:pPr>
            <w:r>
              <w:rPr>
                <w:rFonts w:ascii="Arial" w:hAnsi="Arial" w:cs="Arial"/>
                <w:sz w:val="20"/>
                <w:szCs w:val="20"/>
              </w:rPr>
              <w:t xml:space="preserve">Approved for baseline addressing CMMI Gaps </w:t>
            </w:r>
          </w:p>
        </w:tc>
        <w:tc>
          <w:tcPr>
            <w:tcW w:w="3240" w:type="dxa"/>
          </w:tcPr>
          <w:p w:rsidR="00342260" w:rsidRDefault="00342260" w14:paraId="35A5887B" wp14:textId="77777777">
            <w:pPr>
              <w:numPr>
                <w:ilvl w:val="0"/>
                <w:numId w:val="9"/>
              </w:numPr>
              <w:rPr>
                <w:rStyle w:val="StyleComplexArial"/>
                <w:szCs w:val="20"/>
              </w:rPr>
            </w:pPr>
            <w:r>
              <w:rPr>
                <w:rStyle w:val="StyleComplexArial"/>
                <w:szCs w:val="20"/>
              </w:rPr>
              <w:t xml:space="preserve">Process policies modified </w:t>
            </w:r>
          </w:p>
          <w:p w:rsidR="00342260" w:rsidRDefault="00342260" w14:paraId="518F1BA6" wp14:textId="77777777">
            <w:pPr>
              <w:numPr>
                <w:ilvl w:val="0"/>
                <w:numId w:val="9"/>
              </w:numPr>
              <w:rPr>
                <w:rStyle w:val="StyleComplexArial"/>
                <w:szCs w:val="20"/>
              </w:rPr>
            </w:pPr>
            <w:r>
              <w:rPr>
                <w:rStyle w:val="StyleComplexArial"/>
                <w:szCs w:val="20"/>
              </w:rPr>
              <w:t>Under process Description, "Requirements Elicitation process" added as a section</w:t>
            </w:r>
          </w:p>
          <w:p w:rsidR="00342260" w:rsidRDefault="00342260" w14:paraId="406DD9D3" wp14:textId="77777777">
            <w:pPr>
              <w:numPr>
                <w:ilvl w:val="0"/>
                <w:numId w:val="9"/>
              </w:numPr>
              <w:rPr>
                <w:rStyle w:val="StyleComplexArial"/>
                <w:szCs w:val="20"/>
              </w:rPr>
            </w:pPr>
            <w:r>
              <w:rPr>
                <w:rStyle w:val="StyleComplexArial"/>
                <w:szCs w:val="20"/>
              </w:rPr>
              <w:t>Requirement analysis process modified</w:t>
            </w:r>
          </w:p>
          <w:p w:rsidR="00342260" w:rsidRDefault="00342260" w14:paraId="18D66589" wp14:textId="77777777">
            <w:pPr>
              <w:numPr>
                <w:ilvl w:val="0"/>
                <w:numId w:val="9"/>
              </w:numPr>
              <w:rPr>
                <w:rFonts w:ascii="Arial" w:hAnsi="Arial" w:cs="Arial"/>
                <w:sz w:val="20"/>
                <w:szCs w:val="20"/>
              </w:rPr>
            </w:pPr>
            <w:r>
              <w:rPr>
                <w:rStyle w:val="StyleComplexArial"/>
                <w:szCs w:val="20"/>
              </w:rPr>
              <w:t>The entire document is aligned to new process template</w:t>
            </w:r>
          </w:p>
        </w:tc>
      </w:tr>
      <w:tr xmlns:wp14="http://schemas.microsoft.com/office/word/2010/wordml" w:rsidR="00342260" w14:paraId="24A730C9" wp14:textId="77777777">
        <w:tblPrEx>
          <w:tblCellMar>
            <w:top w:w="0" w:type="dxa"/>
            <w:bottom w:w="0" w:type="dxa"/>
          </w:tblCellMar>
          <w:tblLook w:val="0000" w:firstRow="0" w:lastRow="0" w:firstColumn="0" w:lastColumn="0" w:noHBand="0" w:noVBand="0"/>
        </w:tblPrEx>
        <w:tc>
          <w:tcPr>
            <w:tcW w:w="990" w:type="dxa"/>
          </w:tcPr>
          <w:p w:rsidR="00342260" w:rsidRDefault="00342260" w14:paraId="7BC5F4EE" wp14:textId="77777777">
            <w:pPr>
              <w:jc w:val="center"/>
              <w:rPr>
                <w:rFonts w:ascii="Arial" w:hAnsi="Arial" w:cs="Arial"/>
                <w:sz w:val="20"/>
                <w:szCs w:val="20"/>
                <w:lang w:val="fr-FR"/>
              </w:rPr>
            </w:pPr>
            <w:r>
              <w:rPr>
                <w:rFonts w:ascii="Arial" w:hAnsi="Arial" w:cs="Arial"/>
                <w:sz w:val="20"/>
                <w:szCs w:val="20"/>
                <w:lang w:val="fr-FR"/>
              </w:rPr>
              <w:t>10.01</w:t>
            </w:r>
          </w:p>
        </w:tc>
        <w:tc>
          <w:tcPr>
            <w:tcW w:w="1440" w:type="dxa"/>
          </w:tcPr>
          <w:p w:rsidR="00342260" w:rsidRDefault="00342260" w14:paraId="2DFA845B" wp14:textId="77777777">
            <w:pPr>
              <w:jc w:val="center"/>
              <w:rPr>
                <w:rFonts w:ascii="Arial" w:hAnsi="Arial" w:cs="Arial"/>
                <w:sz w:val="20"/>
                <w:szCs w:val="20"/>
                <w:lang w:val="fr-FR"/>
              </w:rPr>
            </w:pPr>
            <w:r>
              <w:rPr>
                <w:rFonts w:ascii="Arial" w:hAnsi="Arial" w:cs="Arial"/>
                <w:sz w:val="20"/>
                <w:szCs w:val="20"/>
                <w:lang w:val="fr-FR"/>
              </w:rPr>
              <w:t>Anandi</w:t>
            </w:r>
          </w:p>
        </w:tc>
        <w:tc>
          <w:tcPr>
            <w:tcW w:w="1350" w:type="dxa"/>
          </w:tcPr>
          <w:p w:rsidR="00342260" w:rsidRDefault="00342260" w14:paraId="71CD8C75" wp14:textId="77777777">
            <w:pPr>
              <w:jc w:val="center"/>
              <w:rPr>
                <w:rFonts w:ascii="Arial" w:hAnsi="Arial" w:cs="Arial"/>
                <w:sz w:val="20"/>
                <w:szCs w:val="20"/>
              </w:rPr>
            </w:pPr>
            <w:r>
              <w:rPr>
                <w:rFonts w:ascii="Arial" w:hAnsi="Arial" w:cs="Arial"/>
                <w:sz w:val="20"/>
                <w:szCs w:val="20"/>
              </w:rPr>
              <w:t>04-Apr-06</w:t>
            </w:r>
          </w:p>
        </w:tc>
        <w:tc>
          <w:tcPr>
            <w:tcW w:w="2070" w:type="dxa"/>
          </w:tcPr>
          <w:p w:rsidR="00342260" w:rsidRDefault="00342260" w14:paraId="00A364D1" wp14:textId="77777777">
            <w:pPr>
              <w:rPr>
                <w:rFonts w:ascii="Arial" w:hAnsi="Arial" w:cs="Arial"/>
                <w:sz w:val="20"/>
                <w:szCs w:val="20"/>
              </w:rPr>
            </w:pPr>
            <w:r>
              <w:rPr>
                <w:rFonts w:ascii="Arial" w:hAnsi="Arial" w:cs="Arial"/>
                <w:sz w:val="20"/>
                <w:szCs w:val="20"/>
              </w:rPr>
              <w:t>Review by QMG</w:t>
            </w:r>
          </w:p>
        </w:tc>
        <w:tc>
          <w:tcPr>
            <w:tcW w:w="3240" w:type="dxa"/>
          </w:tcPr>
          <w:p w:rsidR="00342260" w:rsidRDefault="00342260" w14:paraId="7512539C" wp14:textId="77777777">
            <w:pPr>
              <w:numPr>
                <w:ilvl w:val="0"/>
                <w:numId w:val="9"/>
              </w:numPr>
              <w:rPr>
                <w:rStyle w:val="StyleComplexArial"/>
                <w:szCs w:val="20"/>
              </w:rPr>
            </w:pPr>
            <w:r>
              <w:rPr>
                <w:rStyle w:val="StyleComplexArial"/>
                <w:szCs w:val="20"/>
              </w:rPr>
              <w:t>Addition to Measurement and Tailoring guidelines</w:t>
            </w:r>
          </w:p>
        </w:tc>
      </w:tr>
      <w:tr xmlns:wp14="http://schemas.microsoft.com/office/word/2010/wordml" w:rsidR="00587DB7" w14:paraId="357C017A" wp14:textId="77777777">
        <w:tblPrEx>
          <w:tblCellMar>
            <w:top w:w="0" w:type="dxa"/>
            <w:bottom w:w="0" w:type="dxa"/>
          </w:tblCellMar>
          <w:tblLook w:val="0000" w:firstRow="0" w:lastRow="0" w:firstColumn="0" w:lastColumn="0" w:noHBand="0" w:noVBand="0"/>
        </w:tblPrEx>
        <w:tc>
          <w:tcPr>
            <w:tcW w:w="990" w:type="dxa"/>
          </w:tcPr>
          <w:p w:rsidR="00587DB7" w:rsidRDefault="00587DB7" w14:paraId="68124F87" wp14:textId="77777777">
            <w:pPr>
              <w:jc w:val="center"/>
              <w:rPr>
                <w:rFonts w:ascii="Arial" w:hAnsi="Arial" w:cs="Arial"/>
                <w:sz w:val="20"/>
                <w:szCs w:val="20"/>
                <w:lang w:val="fr-FR"/>
              </w:rPr>
            </w:pPr>
            <w:r>
              <w:rPr>
                <w:rFonts w:ascii="Arial" w:hAnsi="Arial" w:cs="Arial"/>
                <w:sz w:val="20"/>
                <w:szCs w:val="20"/>
                <w:lang w:val="fr-FR"/>
              </w:rPr>
              <w:t>11.00</w:t>
            </w:r>
          </w:p>
        </w:tc>
        <w:tc>
          <w:tcPr>
            <w:tcW w:w="1440" w:type="dxa"/>
          </w:tcPr>
          <w:p w:rsidR="00587DB7" w:rsidRDefault="00587DB7" w14:paraId="5F06A1EA" wp14:textId="77777777">
            <w:pPr>
              <w:jc w:val="center"/>
              <w:rPr>
                <w:rFonts w:ascii="Arial" w:hAnsi="Arial" w:cs="Arial"/>
                <w:sz w:val="20"/>
                <w:szCs w:val="20"/>
                <w:lang w:val="fr-FR"/>
              </w:rPr>
            </w:pPr>
            <w:r>
              <w:rPr>
                <w:rFonts w:ascii="Arial" w:hAnsi="Arial" w:cs="Arial"/>
                <w:sz w:val="20"/>
                <w:szCs w:val="20"/>
                <w:lang w:val="fr-FR"/>
              </w:rPr>
              <w:t>Balu Nair</w:t>
            </w:r>
          </w:p>
        </w:tc>
        <w:tc>
          <w:tcPr>
            <w:tcW w:w="1350" w:type="dxa"/>
          </w:tcPr>
          <w:p w:rsidR="00587DB7" w:rsidRDefault="00587DB7" w14:paraId="73A07EAB" wp14:textId="77777777">
            <w:pPr>
              <w:jc w:val="center"/>
              <w:rPr>
                <w:rFonts w:ascii="Arial" w:hAnsi="Arial" w:cs="Arial"/>
                <w:sz w:val="20"/>
                <w:szCs w:val="20"/>
              </w:rPr>
            </w:pPr>
            <w:r>
              <w:rPr>
                <w:rFonts w:ascii="Arial" w:hAnsi="Arial" w:cs="Arial"/>
                <w:sz w:val="20"/>
                <w:szCs w:val="20"/>
              </w:rPr>
              <w:t>21-Apr-06</w:t>
            </w:r>
          </w:p>
        </w:tc>
        <w:tc>
          <w:tcPr>
            <w:tcW w:w="2070" w:type="dxa"/>
          </w:tcPr>
          <w:p w:rsidR="00587DB7" w:rsidRDefault="00587DB7" w14:paraId="7B0EEFA1" wp14:textId="77777777">
            <w:pPr>
              <w:rPr>
                <w:rFonts w:ascii="Arial" w:hAnsi="Arial" w:cs="Arial"/>
                <w:sz w:val="20"/>
                <w:szCs w:val="20"/>
              </w:rPr>
            </w:pPr>
            <w:r>
              <w:rPr>
                <w:rFonts w:ascii="Arial" w:hAnsi="Arial" w:cs="Arial"/>
                <w:sz w:val="20"/>
                <w:szCs w:val="20"/>
              </w:rPr>
              <w:t>Approved by Bala</w:t>
            </w:r>
            <w:r w:rsidR="00A4153C">
              <w:rPr>
                <w:rFonts w:ascii="Arial" w:hAnsi="Arial" w:cs="Arial"/>
                <w:sz w:val="20"/>
                <w:szCs w:val="20"/>
              </w:rPr>
              <w:t xml:space="preserve"> Raja</w:t>
            </w:r>
          </w:p>
        </w:tc>
        <w:tc>
          <w:tcPr>
            <w:tcW w:w="3240" w:type="dxa"/>
          </w:tcPr>
          <w:p w:rsidR="00587DB7" w:rsidRDefault="00587DB7" w14:paraId="5BEECE5F" wp14:textId="77777777">
            <w:pPr>
              <w:numPr>
                <w:ilvl w:val="0"/>
                <w:numId w:val="9"/>
              </w:numPr>
              <w:rPr>
                <w:rStyle w:val="StyleComplexArial"/>
                <w:szCs w:val="20"/>
              </w:rPr>
            </w:pPr>
            <w:r>
              <w:rPr>
                <w:rStyle w:val="StyleComplexArial"/>
                <w:szCs w:val="20"/>
              </w:rPr>
              <w:t>Baselined</w:t>
            </w:r>
          </w:p>
        </w:tc>
      </w:tr>
    </w:tbl>
    <w:p xmlns:wp14="http://schemas.microsoft.com/office/word/2010/wordml" w:rsidRPr="00265FF2" w:rsidR="00342260" w:rsidP="0038436A" w:rsidRDefault="00342260" w14:paraId="238601FE" wp14:textId="77777777">
      <w:pPr>
        <w:rPr>
          <w:rFonts w:ascii="Arial" w:hAnsi="Arial" w:cs="Arial"/>
          <w:sz w:val="20"/>
          <w:szCs w:val="20"/>
        </w:rPr>
      </w:pPr>
    </w:p>
    <w:sectPr w:rsidRPr="00265FF2" w:rsidR="00342260">
      <w:headerReference w:type="default" r:id="rId14"/>
      <w:footerReference w:type="default" r:id="rId15"/>
      <w:pgSz w:w="11909" w:h="16834" w:orient="portrait" w:code="9"/>
      <w:pgMar w:top="1440" w:right="1440" w:bottom="1440" w:left="1440" w:header="1440" w:footer="1440"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6D42C5" w:rsidRDefault="006D42C5" w14:paraId="0F3CABC7" wp14:textId="77777777">
      <w:r>
        <w:separator/>
      </w:r>
    </w:p>
  </w:endnote>
  <w:endnote w:type="continuationSeparator" w:id="0">
    <w:p xmlns:wp14="http://schemas.microsoft.com/office/word/2010/wordml" w:rsidR="006D42C5" w:rsidRDefault="006D42C5" w14:paraId="5B08B5D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342260" w:rsidRDefault="00342260" w14:paraId="10F4C802" wp14:textId="77777777">
    <w:pPr>
      <w:pStyle w:val="Footer"/>
      <w:ind w:left="0"/>
      <w:rPr>
        <w:rFonts w:ascii="Arial" w:hAnsi="Arial" w:cs="Arial"/>
      </w:rPr>
    </w:pPr>
    <w:r>
      <w:rPr>
        <w:rFonts w:ascii="Arial" w:hAnsi="Arial" w:cs="Arial"/>
      </w:rPr>
      <w:t>Trianz</w:t>
    </w:r>
    <w:r>
      <w:rPr>
        <w:rFonts w:ascii="Arial" w:hAnsi="Arial" w:cs="Arial"/>
      </w:rPr>
      <w:tab/>
    </w:r>
    <w:r>
      <w:rPr>
        <w:rFonts w:ascii="Arial" w:hAnsi="Arial" w:cs="Arial"/>
      </w:rPr>
      <w:tab/>
    </w:r>
    <w:r>
      <w:rPr>
        <w:rFonts w:ascii="Arial" w:hAnsi="Arial" w:cs="Arial"/>
      </w:rPr>
      <w:t xml:space="preserve">Page: </w:t>
    </w:r>
    <w:r>
      <w:rPr>
        <w:rStyle w:val="PageNumber"/>
        <w:rFonts w:ascii="Arial" w:hAnsi="Arial" w:cs="Arial"/>
      </w:rPr>
      <w:fldChar w:fldCharType="begin"/>
    </w:r>
    <w:r>
      <w:rPr>
        <w:rStyle w:val="PageNumber"/>
        <w:rFonts w:ascii="Arial" w:hAnsi="Arial" w:cs="Arial"/>
      </w:rPr>
      <w:instrText xml:space="preserve"> PAGE </w:instrText>
    </w:r>
    <w:r>
      <w:rPr>
        <w:rStyle w:val="PageNumber"/>
        <w:rFonts w:ascii="Arial" w:hAnsi="Arial" w:cs="Arial"/>
      </w:rPr>
      <w:fldChar w:fldCharType="separate"/>
    </w:r>
    <w:r w:rsidR="006A19F8">
      <w:rPr>
        <w:rStyle w:val="PageNumber"/>
        <w:rFonts w:ascii="Arial" w:hAnsi="Arial" w:cs="Arial"/>
      </w:rPr>
      <w:t>10</w:t>
    </w:r>
    <w:r>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6D42C5" w:rsidRDefault="006D42C5" w14:paraId="16DEB4AB" wp14:textId="77777777">
      <w:r>
        <w:separator/>
      </w:r>
    </w:p>
  </w:footnote>
  <w:footnote w:type="continuationSeparator" w:id="0">
    <w:p xmlns:wp14="http://schemas.microsoft.com/office/word/2010/wordml" w:rsidR="006D42C5" w:rsidRDefault="006D42C5" w14:paraId="0AD9C6F4"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342260" w:rsidRDefault="00342260" w14:paraId="2C5AB4F2" wp14:textId="77777777">
    <w:pPr>
      <w:pStyle w:val="Header"/>
      <w:framePr w:wrap="auto" w:hAnchor="text" w:vAnchor="margin" w:yAlign="inline"/>
      <w:rPr>
        <w:rFonts w:ascii="Arial" w:hAnsi="Arial" w:cs="Arial"/>
      </w:rPr>
    </w:pPr>
    <w:r>
      <w:rPr>
        <w:rFonts w:ascii="Arial" w:hAnsi="Arial" w:cs="Arial"/>
      </w:rPr>
      <w:t>System Requirements Specification Process</w:t>
    </w:r>
    <w:r>
      <w:rPr>
        <w:rFonts w:ascii="Arial" w:hAnsi="Arial" w:cs="Arial"/>
      </w:rPr>
      <w:tab/>
    </w:r>
    <w:r>
      <w:rPr>
        <w:rFonts w:ascii="Arial" w:hAnsi="Arial" w:cs="Arial"/>
      </w:rPr>
      <w:t xml:space="preserve">             QMS/5101/0207</w:t>
    </w:r>
    <w:r>
      <w:rPr>
        <w:rFonts w:ascii="Arial" w:hAnsi="Arial" w:cs="Arial"/>
      </w:rPr>
      <w:tab/>
    </w:r>
    <w:r>
      <w:rPr>
        <w:rFonts w:ascii="Arial" w:hAnsi="Arial" w:cs="Arial"/>
      </w:rPr>
      <w:t>Ver:1</w:t>
    </w:r>
    <w:r w:rsidR="006A19F8">
      <w:rPr>
        <w:rFonts w:ascii="Arial" w:hAnsi="Arial" w:cs="Arial"/>
      </w:rPr>
      <w:t>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7">
    <w:nsid w:val="64a858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c971a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2edc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3d64f1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36a3f1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3f3991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81edd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2e113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32a52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5eebb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d0daf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6be259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56b164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a5361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94e8ee4"/>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513cca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f437a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79e57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53a38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d06c8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8d421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6a953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3f250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a762b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0fd5b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9"/>
    <w:multiLevelType w:val="singleLevel"/>
    <w:tmpl w:val="1A00EB98"/>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BC4CFA"/>
    <w:multiLevelType w:val="multilevel"/>
    <w:tmpl w:val="04090025"/>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4695CD7"/>
    <w:multiLevelType w:val="hybridMultilevel"/>
    <w:tmpl w:val="506EE49E"/>
    <w:lvl w:ilvl="0" w:tplc="04090001">
      <w:start w:val="1"/>
      <w:numFmt w:val="bullet"/>
      <w:lvlText w:val=""/>
      <w:lvlJc w:val="left"/>
      <w:pPr>
        <w:tabs>
          <w:tab w:val="num" w:pos="360"/>
        </w:tabs>
        <w:ind w:left="360" w:hanging="360"/>
      </w:pPr>
      <w:rPr>
        <w:rFonts w:hint="default" w:ascii="Symbol" w:hAnsi="Symbol"/>
      </w:rPr>
    </w:lvl>
    <w:lvl w:ilvl="1" w:tplc="8E2485B4">
      <w:start w:val="1"/>
      <w:numFmt w:val="bullet"/>
      <w:lvlText w:val=""/>
      <w:lvlJc w:val="left"/>
      <w:pPr>
        <w:tabs>
          <w:tab w:val="num" w:pos="1080"/>
        </w:tabs>
        <w:ind w:left="1080" w:hanging="360"/>
      </w:pPr>
      <w:rPr>
        <w:rFonts w:hint="default" w:ascii="Symbol" w:hAnsi="Symbol"/>
      </w:rPr>
    </w:lvl>
    <w:lvl w:ilvl="2" w:tplc="04090005">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4" w15:restartNumberingAfterBreak="0">
    <w:nsid w:val="0A1E57AC"/>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5" w15:restartNumberingAfterBreak="0">
    <w:nsid w:val="0B432E3B"/>
    <w:multiLevelType w:val="hybridMultilevel"/>
    <w:tmpl w:val="77FA3AA0"/>
    <w:lvl w:ilvl="0" w:tplc="C0E0F45A">
      <w:numFmt w:val="bullet"/>
      <w:lvlText w:val=""/>
      <w:lvlJc w:val="left"/>
      <w:pPr>
        <w:tabs>
          <w:tab w:val="num" w:pos="360"/>
        </w:tabs>
        <w:ind w:left="360" w:hanging="360"/>
      </w:pPr>
      <w:rPr>
        <w:rFonts w:hint="default" w:ascii="Symbol" w:hAnsi="Symbol" w:eastAsia="Times New Roman" w:cs="Times New Roman"/>
      </w:rPr>
    </w:lvl>
    <w:lvl w:ilvl="1" w:tplc="04090001">
      <w:start w:val="1"/>
      <w:numFmt w:val="bullet"/>
      <w:lvlText w:val=""/>
      <w:lvlJc w:val="left"/>
      <w:pPr>
        <w:tabs>
          <w:tab w:val="num" w:pos="1080"/>
        </w:tabs>
        <w:ind w:left="1080" w:hanging="360"/>
      </w:pPr>
      <w:rPr>
        <w:rFonts w:hint="default" w:ascii="Symbol" w:hAnsi="Symbol"/>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6" w15:restartNumberingAfterBreak="0">
    <w:nsid w:val="0C820A48"/>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7" w15:restartNumberingAfterBreak="0">
    <w:nsid w:val="1218480D"/>
    <w:multiLevelType w:val="hybridMultilevel"/>
    <w:tmpl w:val="9CC0E7D4"/>
    <w:lvl w:ilvl="0" w:tplc="04090017">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2B617624"/>
    <w:multiLevelType w:val="hybridMultilevel"/>
    <w:tmpl w:val="274AB720"/>
    <w:lvl w:ilvl="0" w:tplc="04090001">
      <w:start w:val="1"/>
      <w:numFmt w:val="bullet"/>
      <w:lvlText w:val=""/>
      <w:lvlJc w:val="left"/>
      <w:pPr>
        <w:tabs>
          <w:tab w:val="num" w:pos="360"/>
        </w:tabs>
        <w:ind w:left="360" w:hanging="360"/>
      </w:pPr>
      <w:rPr>
        <w:rFonts w:hint="default" w:ascii="Symbol" w:hAnsi="Symbol"/>
      </w:rPr>
    </w:lvl>
    <w:lvl w:ilvl="1" w:tplc="04090003" w:tentative="1">
      <w:start w:val="1"/>
      <w:numFmt w:val="bullet"/>
      <w:lvlText w:val="o"/>
      <w:lvlJc w:val="left"/>
      <w:pPr>
        <w:tabs>
          <w:tab w:val="num" w:pos="1080"/>
        </w:tabs>
        <w:ind w:left="1080" w:hanging="360"/>
      </w:pPr>
      <w:rPr>
        <w:rFonts w:hint="default" w:ascii="Courier New" w:hAnsi="Courier New" w:cs="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9" w15:restartNumberingAfterBreak="0">
    <w:nsid w:val="2E9962AD"/>
    <w:multiLevelType w:val="hybridMultilevel"/>
    <w:tmpl w:val="A4EC6E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0CC4173"/>
    <w:multiLevelType w:val="multilevel"/>
    <w:tmpl w:val="04090017"/>
    <w:lvl w:ilvl="0">
      <w:start w:val="1"/>
      <w:numFmt w:val="lowerLetter"/>
      <w:lvlText w:val="%1)"/>
      <w:lvlJc w:val="left"/>
      <w:pPr>
        <w:tabs>
          <w:tab w:val="num" w:pos="360"/>
        </w:tabs>
        <w:ind w:left="360" w:hanging="360"/>
      </w:pPr>
      <w:rPr>
        <w:rFonts w:ascii="Arial" w:hAnsi="Arial"/>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16525CA"/>
    <w:multiLevelType w:val="singleLevel"/>
    <w:tmpl w:val="179638E6"/>
    <w:lvl w:ilvl="0">
      <w:start w:val="1"/>
      <w:numFmt w:val="lowerLetter"/>
      <w:lvlText w:val="%1)"/>
      <w:lvlJc w:val="left"/>
      <w:pPr>
        <w:tabs>
          <w:tab w:val="num" w:pos="360"/>
        </w:tabs>
        <w:ind w:left="360" w:hanging="360"/>
      </w:pPr>
    </w:lvl>
  </w:abstractNum>
  <w:abstractNum w:abstractNumId="12" w15:restartNumberingAfterBreak="0">
    <w:nsid w:val="31F95B79"/>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3" w15:restartNumberingAfterBreak="0">
    <w:nsid w:val="33613C41"/>
    <w:multiLevelType w:val="hybridMultilevel"/>
    <w:tmpl w:val="71BA7F38"/>
    <w:lvl w:ilvl="0" w:tplc="04090001">
      <w:start w:val="1"/>
      <w:numFmt w:val="bullet"/>
      <w:lvlText w:val=""/>
      <w:lvlJc w:val="left"/>
      <w:pPr>
        <w:tabs>
          <w:tab w:val="num" w:pos="360"/>
        </w:tabs>
        <w:ind w:left="360" w:hanging="360"/>
      </w:pPr>
      <w:rPr>
        <w:rFonts w:hint="default" w:ascii="Symbol" w:hAnsi="Symbol"/>
      </w:rPr>
    </w:lvl>
    <w:lvl w:ilvl="1" w:tplc="04090003" w:tentative="1">
      <w:start w:val="1"/>
      <w:numFmt w:val="bullet"/>
      <w:lvlText w:val="o"/>
      <w:lvlJc w:val="left"/>
      <w:pPr>
        <w:tabs>
          <w:tab w:val="num" w:pos="1080"/>
        </w:tabs>
        <w:ind w:left="1080" w:hanging="360"/>
      </w:pPr>
      <w:rPr>
        <w:rFonts w:hint="default" w:ascii="Courier New" w:hAnsi="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4" w15:restartNumberingAfterBreak="0">
    <w:nsid w:val="35DE3A57"/>
    <w:multiLevelType w:val="hybridMultilevel"/>
    <w:tmpl w:val="C6146154"/>
    <w:lvl w:ilvl="0" w:tplc="04090001">
      <w:start w:val="1"/>
      <w:numFmt w:val="bullet"/>
      <w:lvlText w:val=""/>
      <w:lvlJc w:val="left"/>
      <w:pPr>
        <w:tabs>
          <w:tab w:val="num" w:pos="360"/>
        </w:tabs>
        <w:ind w:left="360" w:hanging="360"/>
      </w:pPr>
      <w:rPr>
        <w:rFonts w:hint="default" w:ascii="Symbol" w:hAnsi="Symbol"/>
      </w:rPr>
    </w:lvl>
    <w:lvl w:ilvl="1" w:tplc="04090003">
      <w:start w:val="1"/>
      <w:numFmt w:val="bullet"/>
      <w:lvlText w:val="o"/>
      <w:lvlJc w:val="left"/>
      <w:pPr>
        <w:tabs>
          <w:tab w:val="num" w:pos="1080"/>
        </w:tabs>
        <w:ind w:left="1080" w:hanging="360"/>
      </w:pPr>
      <w:rPr>
        <w:rFonts w:hint="default" w:ascii="Courier New" w:hAnsi="Courier New" w:cs="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5" w15:restartNumberingAfterBreak="0">
    <w:nsid w:val="378A5D5E"/>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3ACB422C"/>
    <w:multiLevelType w:val="hybridMultilevel"/>
    <w:tmpl w:val="BDC494D0"/>
    <w:lvl w:ilvl="0" w:tplc="04090001">
      <w:start w:val="1"/>
      <w:numFmt w:val="bullet"/>
      <w:lvlText w:val=""/>
      <w:lvlJc w:val="left"/>
      <w:pPr>
        <w:tabs>
          <w:tab w:val="num" w:pos="360"/>
        </w:tabs>
        <w:ind w:left="360" w:hanging="360"/>
      </w:pPr>
      <w:rPr>
        <w:rFonts w:hint="default" w:ascii="Symbol" w:hAnsi="Symbol"/>
      </w:rPr>
    </w:lvl>
    <w:lvl w:ilvl="1" w:tplc="04090003" w:tentative="1">
      <w:start w:val="1"/>
      <w:numFmt w:val="bullet"/>
      <w:lvlText w:val="o"/>
      <w:lvlJc w:val="left"/>
      <w:pPr>
        <w:tabs>
          <w:tab w:val="num" w:pos="1080"/>
        </w:tabs>
        <w:ind w:left="1080" w:hanging="360"/>
      </w:pPr>
      <w:rPr>
        <w:rFonts w:hint="default" w:ascii="Courier New" w:hAnsi="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7" w15:restartNumberingAfterBreak="0">
    <w:nsid w:val="3CC7686E"/>
    <w:multiLevelType w:val="hybridMultilevel"/>
    <w:tmpl w:val="0882DF7E"/>
    <w:lvl w:ilvl="0" w:tplc="04090001">
      <w:start w:val="1"/>
      <w:numFmt w:val="bullet"/>
      <w:lvlText w:val=""/>
      <w:lvlJc w:val="left"/>
      <w:pPr>
        <w:tabs>
          <w:tab w:val="num" w:pos="360"/>
        </w:tabs>
        <w:ind w:left="360" w:hanging="360"/>
      </w:pPr>
      <w:rPr>
        <w:rFonts w:hint="default" w:ascii="Symbol" w:hAnsi="Symbol"/>
      </w:rPr>
    </w:lvl>
    <w:lvl w:ilvl="1" w:tplc="04090003" w:tentative="1">
      <w:start w:val="1"/>
      <w:numFmt w:val="bullet"/>
      <w:lvlText w:val="o"/>
      <w:lvlJc w:val="left"/>
      <w:pPr>
        <w:tabs>
          <w:tab w:val="num" w:pos="1080"/>
        </w:tabs>
        <w:ind w:left="1080" w:hanging="360"/>
      </w:pPr>
      <w:rPr>
        <w:rFonts w:hint="default" w:ascii="Courier New" w:hAnsi="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8" w15:restartNumberingAfterBreak="0">
    <w:nsid w:val="437C3345"/>
    <w:multiLevelType w:val="multilevel"/>
    <w:tmpl w:val="59CA347A"/>
    <w:lvl w:ilvl="0">
      <w:start w:val="1"/>
      <w:numFmt w:val="decimal"/>
      <w:lvlText w:val="%1."/>
      <w:lvlJc w:val="left"/>
      <w:pPr>
        <w:tabs>
          <w:tab w:val="num" w:pos="360"/>
        </w:tabs>
        <w:ind w:left="0" w:firstLine="0"/>
      </w:pPr>
      <w:rPr>
        <w:rFonts w:hint="default"/>
      </w:rPr>
    </w:lvl>
    <w:lvl w:ilvl="1">
      <w:start w:val="1"/>
      <w:numFmt w:val="decimal"/>
      <w:pStyle w:val="Heading2"/>
      <w:lvlText w:val="%1.%2."/>
      <w:lvlJc w:val="left"/>
      <w:pPr>
        <w:tabs>
          <w:tab w:val="num" w:pos="792"/>
        </w:tabs>
        <w:ind w:left="432" w:hanging="432"/>
      </w:pPr>
      <w:rPr>
        <w:rFonts w:hint="default"/>
      </w:rPr>
    </w:lvl>
    <w:lvl w:ilvl="2">
      <w:start w:val="1"/>
      <w:numFmt w:val="decimal"/>
      <w:lvlText w:val="%1.%2.%3."/>
      <w:lvlJc w:val="left"/>
      <w:pPr>
        <w:tabs>
          <w:tab w:val="num" w:pos="1224"/>
        </w:tabs>
        <w:ind w:left="432" w:hanging="43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5505ACF"/>
    <w:multiLevelType w:val="singleLevel"/>
    <w:tmpl w:val="13C6DBFE"/>
    <w:lvl w:ilvl="0">
      <w:start w:val="1"/>
      <w:numFmt w:val="decimal"/>
      <w:lvlText w:val="%1."/>
      <w:legacy w:legacy="1" w:legacySpace="0" w:legacyIndent="360"/>
      <w:lvlJc w:val="left"/>
      <w:pPr>
        <w:ind w:left="1080" w:hanging="360"/>
      </w:pPr>
    </w:lvl>
  </w:abstractNum>
  <w:abstractNum w:abstractNumId="20" w15:restartNumberingAfterBreak="0">
    <w:nsid w:val="48645E95"/>
    <w:multiLevelType w:val="multilevel"/>
    <w:tmpl w:val="C4802004"/>
    <w:lvl w:ilvl="0">
      <w:start w:val="1"/>
      <w:numFmt w:val="decimal"/>
      <w:pStyle w:val="Heading1"/>
      <w:lvlText w:val="%1"/>
      <w:lvlJc w:val="left"/>
      <w:pPr>
        <w:tabs>
          <w:tab w:val="num" w:pos="432"/>
        </w:tabs>
        <w:ind w:left="432" w:hanging="432"/>
      </w:pPr>
      <w:rPr/>
    </w:lvl>
    <w:lvl w:ilvl="1">
      <w:start w:val="1"/>
      <w:numFmt w:val="decimal"/>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B5A7C99"/>
    <w:multiLevelType w:val="hybridMultilevel"/>
    <w:tmpl w:val="9CD4F35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2" w15:restartNumberingAfterBreak="0">
    <w:nsid w:val="4DFD1644"/>
    <w:multiLevelType w:val="hybridMultilevel"/>
    <w:tmpl w:val="A15CE88E"/>
    <w:lvl w:ilvl="0" w:tplc="04090001">
      <w:start w:val="1"/>
      <w:numFmt w:val="bullet"/>
      <w:lvlText w:val=""/>
      <w:lvlJc w:val="left"/>
      <w:pPr>
        <w:tabs>
          <w:tab w:val="num" w:pos="360"/>
        </w:tabs>
        <w:ind w:left="360" w:hanging="360"/>
      </w:pPr>
      <w:rPr>
        <w:rFonts w:hint="default" w:ascii="Symbol" w:hAnsi="Symbol"/>
      </w:rPr>
    </w:lvl>
    <w:lvl w:ilvl="1" w:tplc="04090003" w:tentative="1">
      <w:start w:val="1"/>
      <w:numFmt w:val="bullet"/>
      <w:lvlText w:val="o"/>
      <w:lvlJc w:val="left"/>
      <w:pPr>
        <w:tabs>
          <w:tab w:val="num" w:pos="1080"/>
        </w:tabs>
        <w:ind w:left="1080" w:hanging="360"/>
      </w:pPr>
      <w:rPr>
        <w:rFonts w:hint="default" w:ascii="Courier New" w:hAnsi="Courier New" w:cs="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23" w15:restartNumberingAfterBreak="0">
    <w:nsid w:val="506B58C6"/>
    <w:multiLevelType w:val="multilevel"/>
    <w:tmpl w:val="8B92CB3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56083E45"/>
    <w:multiLevelType w:val="singleLevel"/>
    <w:tmpl w:val="04090001"/>
    <w:lvl w:ilvl="0">
      <w:start w:val="1"/>
      <w:numFmt w:val="bullet"/>
      <w:lvlText w:val=""/>
      <w:lvlJc w:val="left"/>
      <w:pPr>
        <w:tabs>
          <w:tab w:val="num" w:pos="720"/>
        </w:tabs>
        <w:ind w:left="720" w:hanging="360"/>
      </w:pPr>
      <w:rPr>
        <w:rFonts w:hint="default" w:ascii="Symbol" w:hAnsi="Symbol"/>
      </w:rPr>
    </w:lvl>
  </w:abstractNum>
  <w:abstractNum w:abstractNumId="25" w15:restartNumberingAfterBreak="0">
    <w:nsid w:val="57D25695"/>
    <w:multiLevelType w:val="hybridMultilevel"/>
    <w:tmpl w:val="CF76702C"/>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5A5B0F36"/>
    <w:multiLevelType w:val="multilevel"/>
    <w:tmpl w:val="68E6CF32"/>
    <w:lvl w:ilvl="0">
      <w:start w:val="1"/>
      <w:numFmt w:val="decimal"/>
      <w:lvlText w:val="%1"/>
      <w:lvlJc w:val="left"/>
      <w:pPr>
        <w:tabs>
          <w:tab w:val="num" w:pos="446"/>
        </w:tabs>
        <w:ind w:left="446" w:hanging="432"/>
      </w:pPr>
    </w:lvl>
    <w:lvl w:ilvl="1">
      <w:start w:val="1"/>
      <w:numFmt w:val="decimal"/>
      <w:lvlText w:val="%1.%2"/>
      <w:lvlJc w:val="left"/>
      <w:pPr>
        <w:tabs>
          <w:tab w:val="num" w:pos="590"/>
        </w:tabs>
        <w:ind w:left="590" w:hanging="576"/>
      </w:pPr>
    </w:lvl>
    <w:lvl w:ilvl="2">
      <w:start w:val="1"/>
      <w:numFmt w:val="decimal"/>
      <w:lvlText w:val="%1.%2.%3"/>
      <w:lvlJc w:val="left"/>
      <w:pPr>
        <w:tabs>
          <w:tab w:val="num" w:pos="734"/>
        </w:tabs>
        <w:ind w:left="734" w:hanging="720"/>
      </w:pPr>
    </w:lvl>
    <w:lvl w:ilvl="3">
      <w:start w:val="1"/>
      <w:numFmt w:val="decimal"/>
      <w:lvlText w:val="%1.%2.%3.%4"/>
      <w:lvlJc w:val="left"/>
      <w:pPr>
        <w:tabs>
          <w:tab w:val="num" w:pos="878"/>
        </w:tabs>
        <w:ind w:left="878" w:hanging="864"/>
      </w:pPr>
    </w:lvl>
    <w:lvl w:ilvl="4">
      <w:start w:val="1"/>
      <w:numFmt w:val="decimal"/>
      <w:lvlText w:val="%1.%2.%3.%4.%5"/>
      <w:lvlJc w:val="left"/>
      <w:pPr>
        <w:tabs>
          <w:tab w:val="num" w:pos="1022"/>
        </w:tabs>
        <w:ind w:left="1022" w:hanging="1008"/>
      </w:pPr>
    </w:lvl>
    <w:lvl w:ilvl="5">
      <w:start w:val="1"/>
      <w:numFmt w:val="decimal"/>
      <w:lvlText w:val="%1.%2.%3.%4.%5.%6"/>
      <w:lvlJc w:val="left"/>
      <w:pPr>
        <w:tabs>
          <w:tab w:val="num" w:pos="1166"/>
        </w:tabs>
        <w:ind w:left="1166" w:hanging="1152"/>
      </w:pPr>
    </w:lvl>
    <w:lvl w:ilvl="6">
      <w:start w:val="1"/>
      <w:numFmt w:val="decimal"/>
      <w:lvlText w:val="%1.%2.%3.%4.%5.%6.%7"/>
      <w:lvlJc w:val="left"/>
      <w:pPr>
        <w:tabs>
          <w:tab w:val="num" w:pos="1310"/>
        </w:tabs>
        <w:ind w:left="1310" w:hanging="1296"/>
      </w:pPr>
    </w:lvl>
    <w:lvl w:ilvl="7">
      <w:start w:val="1"/>
      <w:numFmt w:val="decimal"/>
      <w:lvlText w:val="%1.%2.%3.%4.%5.%6.%7.%8"/>
      <w:lvlJc w:val="left"/>
      <w:pPr>
        <w:tabs>
          <w:tab w:val="num" w:pos="1454"/>
        </w:tabs>
        <w:ind w:left="1454" w:hanging="1440"/>
      </w:pPr>
    </w:lvl>
    <w:lvl w:ilvl="8">
      <w:start w:val="1"/>
      <w:numFmt w:val="decimal"/>
      <w:lvlText w:val="%1.%2.%3.%4.%5.%6.%7.%8.%9"/>
      <w:lvlJc w:val="left"/>
      <w:pPr>
        <w:tabs>
          <w:tab w:val="num" w:pos="1598"/>
        </w:tabs>
        <w:ind w:left="1598" w:hanging="1584"/>
      </w:pPr>
    </w:lvl>
  </w:abstractNum>
  <w:abstractNum w:abstractNumId="27" w15:restartNumberingAfterBreak="0">
    <w:nsid w:val="61A71330"/>
    <w:multiLevelType w:val="multilevel"/>
    <w:tmpl w:val="C9BCC17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hint="default" w:ascii="Courier New" w:hAnsi="Courier New" w:cs="Courier New"/>
      </w:rPr>
    </w:lvl>
    <w:lvl w:ilvl="2">
      <w:start w:val="1"/>
      <w:numFmt w:val="bullet"/>
      <w:lvlText w:val=""/>
      <w:lvlJc w:val="left"/>
      <w:pPr>
        <w:tabs>
          <w:tab w:val="num" w:pos="1800"/>
        </w:tabs>
        <w:ind w:left="1800" w:hanging="360"/>
      </w:pPr>
      <w:rPr>
        <w:rFonts w:hint="default" w:ascii="Wingdings" w:hAnsi="Wingdings"/>
      </w:rPr>
    </w:lvl>
    <w:lvl w:ilvl="3">
      <w:start w:val="1"/>
      <w:numFmt w:val="bullet"/>
      <w:lvlText w:val=""/>
      <w:lvlJc w:val="left"/>
      <w:pPr>
        <w:tabs>
          <w:tab w:val="num" w:pos="2520"/>
        </w:tabs>
        <w:ind w:left="2520" w:hanging="360"/>
      </w:pPr>
      <w:rPr>
        <w:rFonts w:hint="default" w:ascii="Symbol" w:hAnsi="Symbol"/>
      </w:rPr>
    </w:lvl>
    <w:lvl w:ilvl="4">
      <w:start w:val="1"/>
      <w:numFmt w:val="bullet"/>
      <w:lvlText w:val="o"/>
      <w:lvlJc w:val="left"/>
      <w:pPr>
        <w:tabs>
          <w:tab w:val="num" w:pos="3240"/>
        </w:tabs>
        <w:ind w:left="3240" w:hanging="360"/>
      </w:pPr>
      <w:rPr>
        <w:rFonts w:hint="default" w:ascii="Courier New" w:hAnsi="Courier New" w:cs="Courier New"/>
      </w:rPr>
    </w:lvl>
    <w:lvl w:ilvl="5">
      <w:start w:val="1"/>
      <w:numFmt w:val="bullet"/>
      <w:lvlText w:val=""/>
      <w:lvlJc w:val="left"/>
      <w:pPr>
        <w:tabs>
          <w:tab w:val="num" w:pos="3960"/>
        </w:tabs>
        <w:ind w:left="3960" w:hanging="360"/>
      </w:pPr>
      <w:rPr>
        <w:rFonts w:hint="default" w:ascii="Wingdings" w:hAnsi="Wingdings"/>
      </w:rPr>
    </w:lvl>
    <w:lvl w:ilvl="6">
      <w:start w:val="1"/>
      <w:numFmt w:val="bullet"/>
      <w:lvlText w:val=""/>
      <w:lvlJc w:val="left"/>
      <w:pPr>
        <w:tabs>
          <w:tab w:val="num" w:pos="4680"/>
        </w:tabs>
        <w:ind w:left="4680" w:hanging="360"/>
      </w:pPr>
      <w:rPr>
        <w:rFonts w:hint="default" w:ascii="Symbol" w:hAnsi="Symbol"/>
      </w:rPr>
    </w:lvl>
    <w:lvl w:ilvl="7">
      <w:start w:val="1"/>
      <w:numFmt w:val="bullet"/>
      <w:lvlText w:val="o"/>
      <w:lvlJc w:val="left"/>
      <w:pPr>
        <w:tabs>
          <w:tab w:val="num" w:pos="5400"/>
        </w:tabs>
        <w:ind w:left="5400" w:hanging="360"/>
      </w:pPr>
      <w:rPr>
        <w:rFonts w:hint="default" w:ascii="Courier New" w:hAnsi="Courier New" w:cs="Courier New"/>
      </w:rPr>
    </w:lvl>
    <w:lvl w:ilvl="8">
      <w:start w:val="1"/>
      <w:numFmt w:val="bullet"/>
      <w:lvlText w:val=""/>
      <w:lvlJc w:val="left"/>
      <w:pPr>
        <w:tabs>
          <w:tab w:val="num" w:pos="6120"/>
        </w:tabs>
        <w:ind w:left="6120" w:hanging="360"/>
      </w:pPr>
      <w:rPr>
        <w:rFonts w:hint="default" w:ascii="Wingdings" w:hAnsi="Wingdings"/>
      </w:rPr>
    </w:lvl>
  </w:abstractNum>
  <w:abstractNum w:abstractNumId="28" w15:restartNumberingAfterBreak="0">
    <w:nsid w:val="6D7F6DEC"/>
    <w:multiLevelType w:val="hybridMultilevel"/>
    <w:tmpl w:val="7F1A69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1935F68"/>
    <w:multiLevelType w:val="singleLevel"/>
    <w:tmpl w:val="179638E6"/>
    <w:lvl w:ilvl="0">
      <w:start w:val="1"/>
      <w:numFmt w:val="lowerLetter"/>
      <w:lvlText w:val="%1)"/>
      <w:lvlJc w:val="left"/>
      <w:pPr>
        <w:tabs>
          <w:tab w:val="num" w:pos="360"/>
        </w:tabs>
        <w:ind w:left="360" w:hanging="360"/>
      </w:pPr>
    </w:lvl>
  </w:abstractNum>
  <w:abstractNum w:abstractNumId="30" w15:restartNumberingAfterBreak="0">
    <w:nsid w:val="78082040"/>
    <w:multiLevelType w:val="hybridMultilevel"/>
    <w:tmpl w:val="C57000B0"/>
    <w:lvl w:ilvl="0" w:tplc="8306DD9C">
      <w:start w:val="1"/>
      <w:numFmt w:val="bullet"/>
      <w:lvlText w:val=""/>
      <w:lvlJc w:val="left"/>
      <w:pPr>
        <w:tabs>
          <w:tab w:val="num" w:pos="720"/>
        </w:tabs>
        <w:ind w:left="720" w:hanging="144"/>
      </w:pPr>
      <w:rPr>
        <w:rFonts w:hint="default" w:ascii="Symbol" w:hAnsi="Symbol"/>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31" w15:restartNumberingAfterBreak="0">
    <w:nsid w:val="7CD01232"/>
    <w:multiLevelType w:val="hybridMultilevel"/>
    <w:tmpl w:val="73B0CBCE"/>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2" w15:restartNumberingAfterBreak="0">
    <w:nsid w:val="7E1D7A33"/>
    <w:multiLevelType w:val="hybridMultilevel"/>
    <w:tmpl w:val="A9666318"/>
    <w:lvl w:ilvl="0" w:tplc="04090003">
      <w:start w:val="1"/>
      <w:numFmt w:val="bullet"/>
      <w:lvlText w:val="o"/>
      <w:lvlJc w:val="left"/>
      <w:pPr>
        <w:tabs>
          <w:tab w:val="num" w:pos="360"/>
        </w:tabs>
        <w:ind w:left="360" w:hanging="360"/>
      </w:pPr>
      <w:rPr>
        <w:rFonts w:hint="default" w:ascii="Courier New" w:hAnsi="Courier New" w:cs="Courier New"/>
      </w:rPr>
    </w:lvl>
    <w:lvl w:ilvl="1" w:tplc="04090003" w:tentative="1">
      <w:start w:val="1"/>
      <w:numFmt w:val="bullet"/>
      <w:lvlText w:val="o"/>
      <w:lvlJc w:val="left"/>
      <w:pPr>
        <w:tabs>
          <w:tab w:val="num" w:pos="1080"/>
        </w:tabs>
        <w:ind w:left="1080" w:hanging="360"/>
      </w:pPr>
      <w:rPr>
        <w:rFonts w:hint="default" w:ascii="Courier New" w:hAnsi="Courier New" w:cs="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1" w16cid:durableId="853152264">
    <w:abstractNumId w:val="1"/>
    <w:lvlOverride w:ilvl="0">
      <w:lvl w:ilvl="0">
        <w:start w:val="1"/>
        <w:numFmt w:val="bullet"/>
        <w:lvlText w:val=""/>
        <w:legacy w:legacy="1" w:legacySpace="0" w:legacyIndent="360"/>
        <w:lvlJc w:val="left"/>
        <w:pPr>
          <w:ind w:left="360" w:hanging="360"/>
        </w:pPr>
        <w:rPr>
          <w:rFonts w:hint="default" w:ascii="Symbol" w:hAnsi="Symbol"/>
        </w:rPr>
      </w:lvl>
    </w:lvlOverride>
  </w:num>
  <w:num w:numId="2" w16cid:durableId="37317716">
    <w:abstractNumId w:val="4"/>
  </w:num>
  <w:num w:numId="3" w16cid:durableId="432674513">
    <w:abstractNumId w:val="11"/>
  </w:num>
  <w:num w:numId="4" w16cid:durableId="2009092795">
    <w:abstractNumId w:val="29"/>
  </w:num>
  <w:num w:numId="5" w16cid:durableId="620303594">
    <w:abstractNumId w:val="24"/>
  </w:num>
  <w:num w:numId="6" w16cid:durableId="2040426844">
    <w:abstractNumId w:val="6"/>
  </w:num>
  <w:num w:numId="7" w16cid:durableId="732387441">
    <w:abstractNumId w:val="12"/>
  </w:num>
  <w:num w:numId="8" w16cid:durableId="724837222">
    <w:abstractNumId w:val="28"/>
  </w:num>
  <w:num w:numId="9" w16cid:durableId="1062754819">
    <w:abstractNumId w:val="5"/>
  </w:num>
  <w:num w:numId="10" w16cid:durableId="1687441209">
    <w:abstractNumId w:val="2"/>
  </w:num>
  <w:num w:numId="11" w16cid:durableId="233391983">
    <w:abstractNumId w:val="22"/>
  </w:num>
  <w:num w:numId="12" w16cid:durableId="1090585930">
    <w:abstractNumId w:val="3"/>
  </w:num>
  <w:num w:numId="13" w16cid:durableId="522017931">
    <w:abstractNumId w:val="9"/>
  </w:num>
  <w:num w:numId="14" w16cid:durableId="2147090615">
    <w:abstractNumId w:val="8"/>
  </w:num>
  <w:num w:numId="15" w16cid:durableId="572470979">
    <w:abstractNumId w:val="21"/>
  </w:num>
  <w:num w:numId="16" w16cid:durableId="556624093">
    <w:abstractNumId w:val="19"/>
    <w:lvlOverride w:ilvl="0">
      <w:lvl w:ilvl="0">
        <w:start w:val="1"/>
        <w:numFmt w:val="decimal"/>
        <w:lvlText w:val="%1."/>
        <w:legacy w:legacy="1" w:legacySpace="0" w:legacyIndent="360"/>
        <w:lvlJc w:val="left"/>
        <w:pPr>
          <w:ind w:left="1080" w:hanging="360"/>
        </w:pPr>
      </w:lvl>
    </w:lvlOverride>
  </w:num>
  <w:num w:numId="17" w16cid:durableId="937102889">
    <w:abstractNumId w:val="14"/>
  </w:num>
  <w:num w:numId="18" w16cid:durableId="2028601384">
    <w:abstractNumId w:val="32"/>
  </w:num>
  <w:num w:numId="19" w16cid:durableId="621573761">
    <w:abstractNumId w:val="7"/>
  </w:num>
  <w:num w:numId="20" w16cid:durableId="100957550">
    <w:abstractNumId w:val="27"/>
  </w:num>
  <w:num w:numId="21" w16cid:durableId="905608946">
    <w:abstractNumId w:val="20"/>
  </w:num>
  <w:num w:numId="22" w16cid:durableId="1829705851">
    <w:abstractNumId w:val="0"/>
  </w:num>
  <w:num w:numId="23" w16cid:durableId="1492212145">
    <w:abstractNumId w:val="10"/>
  </w:num>
  <w:num w:numId="24" w16cid:durableId="884485184">
    <w:abstractNumId w:val="20"/>
  </w:num>
  <w:num w:numId="25" w16cid:durableId="1379011772">
    <w:abstractNumId w:val="20"/>
  </w:num>
  <w:num w:numId="26" w16cid:durableId="1284075503">
    <w:abstractNumId w:val="30"/>
  </w:num>
  <w:num w:numId="27" w16cid:durableId="39092039">
    <w:abstractNumId w:val="16"/>
  </w:num>
  <w:num w:numId="28" w16cid:durableId="291521028">
    <w:abstractNumId w:val="17"/>
  </w:num>
  <w:num w:numId="29" w16cid:durableId="1345285951">
    <w:abstractNumId w:val="13"/>
  </w:num>
  <w:num w:numId="30" w16cid:durableId="15694193">
    <w:abstractNumId w:val="31"/>
  </w:num>
  <w:num w:numId="31" w16cid:durableId="1137337136">
    <w:abstractNumId w:val="25"/>
  </w:num>
  <w:num w:numId="32" w16cid:durableId="2041322403">
    <w:abstractNumId w:val="15"/>
  </w:num>
  <w:num w:numId="33" w16cid:durableId="1687904071">
    <w:abstractNumId w:val="26"/>
  </w:num>
  <w:num w:numId="34" w16cid:durableId="27412159">
    <w:abstractNumId w:val="23"/>
  </w:num>
  <w:num w:numId="35" w16cid:durableId="1486967069">
    <w:abstractNumId w:val="18"/>
  </w:num>
  <w:num w:numId="36" w16cid:durableId="99029151">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3C7"/>
    <w:rsid w:val="00053621"/>
    <w:rsid w:val="000627DE"/>
    <w:rsid w:val="000767CC"/>
    <w:rsid w:val="00084B62"/>
    <w:rsid w:val="000A65C3"/>
    <w:rsid w:val="000D0E2C"/>
    <w:rsid w:val="001900A5"/>
    <w:rsid w:val="001E01BF"/>
    <w:rsid w:val="0022332C"/>
    <w:rsid w:val="00232093"/>
    <w:rsid w:val="00265FF2"/>
    <w:rsid w:val="002C2F89"/>
    <w:rsid w:val="002E7AD9"/>
    <w:rsid w:val="002F3AF3"/>
    <w:rsid w:val="00342260"/>
    <w:rsid w:val="003842B3"/>
    <w:rsid w:val="0038436A"/>
    <w:rsid w:val="00410401"/>
    <w:rsid w:val="0045713F"/>
    <w:rsid w:val="0046405D"/>
    <w:rsid w:val="004B0443"/>
    <w:rsid w:val="004C3614"/>
    <w:rsid w:val="004F4418"/>
    <w:rsid w:val="00577565"/>
    <w:rsid w:val="00587DB7"/>
    <w:rsid w:val="00590174"/>
    <w:rsid w:val="00596ED3"/>
    <w:rsid w:val="00614AA0"/>
    <w:rsid w:val="0062095B"/>
    <w:rsid w:val="00671BE1"/>
    <w:rsid w:val="006A19F8"/>
    <w:rsid w:val="006B5EBD"/>
    <w:rsid w:val="006D42C5"/>
    <w:rsid w:val="006E7E0D"/>
    <w:rsid w:val="006F74AC"/>
    <w:rsid w:val="00700600"/>
    <w:rsid w:val="007A2E60"/>
    <w:rsid w:val="007E7503"/>
    <w:rsid w:val="007F0393"/>
    <w:rsid w:val="00805F80"/>
    <w:rsid w:val="00825163"/>
    <w:rsid w:val="00865315"/>
    <w:rsid w:val="0088148C"/>
    <w:rsid w:val="008B2830"/>
    <w:rsid w:val="008C57C4"/>
    <w:rsid w:val="00911E3E"/>
    <w:rsid w:val="00914A6B"/>
    <w:rsid w:val="009946AB"/>
    <w:rsid w:val="009A08F4"/>
    <w:rsid w:val="00A4153C"/>
    <w:rsid w:val="00A5384D"/>
    <w:rsid w:val="00A753C7"/>
    <w:rsid w:val="00BA2E9B"/>
    <w:rsid w:val="00BD5242"/>
    <w:rsid w:val="00BE7DE6"/>
    <w:rsid w:val="00C250AC"/>
    <w:rsid w:val="00CC0DA5"/>
    <w:rsid w:val="00D21713"/>
    <w:rsid w:val="00D442FC"/>
    <w:rsid w:val="00D750FB"/>
    <w:rsid w:val="00D816E0"/>
    <w:rsid w:val="00E14AC1"/>
    <w:rsid w:val="00E20E29"/>
    <w:rsid w:val="00EB0843"/>
    <w:rsid w:val="00EB3785"/>
    <w:rsid w:val="00EC2657"/>
    <w:rsid w:val="00EF7634"/>
    <w:rsid w:val="00F01815"/>
    <w:rsid w:val="00F140EC"/>
    <w:rsid w:val="00F35853"/>
    <w:rsid w:val="00F61A73"/>
    <w:rsid w:val="00FD0192"/>
    <w:rsid w:val="00FD1BC6"/>
    <w:rsid w:val="02D68228"/>
    <w:rsid w:val="03E65061"/>
    <w:rsid w:val="072533A1"/>
    <w:rsid w:val="080F880C"/>
    <w:rsid w:val="093A38DD"/>
    <w:rsid w:val="0A776CA1"/>
    <w:rsid w:val="0C01AB96"/>
    <w:rsid w:val="0D15461C"/>
    <w:rsid w:val="0D2D5886"/>
    <w:rsid w:val="0EA27B0A"/>
    <w:rsid w:val="104174C1"/>
    <w:rsid w:val="10D10959"/>
    <w:rsid w:val="11349CCB"/>
    <w:rsid w:val="137BDC80"/>
    <w:rsid w:val="15D70AF7"/>
    <w:rsid w:val="18BD2178"/>
    <w:rsid w:val="1A441F9A"/>
    <w:rsid w:val="1A58F1D9"/>
    <w:rsid w:val="1A67438E"/>
    <w:rsid w:val="1B465045"/>
    <w:rsid w:val="1C82D365"/>
    <w:rsid w:val="2543D390"/>
    <w:rsid w:val="26DFA3F1"/>
    <w:rsid w:val="26F8CC4E"/>
    <w:rsid w:val="27494730"/>
    <w:rsid w:val="29C70835"/>
    <w:rsid w:val="2B62D896"/>
    <w:rsid w:val="2BAFC7E6"/>
    <w:rsid w:val="2C2675DE"/>
    <w:rsid w:val="2E0F44A5"/>
    <w:rsid w:val="30053670"/>
    <w:rsid w:val="31937187"/>
    <w:rsid w:val="33006938"/>
    <w:rsid w:val="34319C0C"/>
    <w:rsid w:val="3540A5CD"/>
    <w:rsid w:val="391408AE"/>
    <w:rsid w:val="3C8D3BC8"/>
    <w:rsid w:val="3EAE6993"/>
    <w:rsid w:val="3F6FB265"/>
    <w:rsid w:val="3F7962CC"/>
    <w:rsid w:val="41906CF4"/>
    <w:rsid w:val="425C99D2"/>
    <w:rsid w:val="438675C2"/>
    <w:rsid w:val="45FA793C"/>
    <w:rsid w:val="46B458F9"/>
    <w:rsid w:val="46BA8E4E"/>
    <w:rsid w:val="4796499D"/>
    <w:rsid w:val="4850295A"/>
    <w:rsid w:val="493219FE"/>
    <w:rsid w:val="4AAED9B1"/>
    <w:rsid w:val="4ACDEA5F"/>
    <w:rsid w:val="4B0F7CB7"/>
    <w:rsid w:val="4B87CA1C"/>
    <w:rsid w:val="4C9A9A35"/>
    <w:rsid w:val="4CAB4D18"/>
    <w:rsid w:val="4CAB4D18"/>
    <w:rsid w:val="4CD76082"/>
    <w:rsid w:val="4E471D79"/>
    <w:rsid w:val="4E5DB525"/>
    <w:rsid w:val="4F879CD0"/>
    <w:rsid w:val="4FE2EDDA"/>
    <w:rsid w:val="514EFE32"/>
    <w:rsid w:val="519555E7"/>
    <w:rsid w:val="519555E7"/>
    <w:rsid w:val="534A4EA5"/>
    <w:rsid w:val="534A4EA5"/>
    <w:rsid w:val="53E1213C"/>
    <w:rsid w:val="54F6CCFD"/>
    <w:rsid w:val="55EE3334"/>
    <w:rsid w:val="577875F6"/>
    <w:rsid w:val="5804976B"/>
    <w:rsid w:val="5804976B"/>
    <w:rsid w:val="58E9ECA6"/>
    <w:rsid w:val="5910BF4D"/>
    <w:rsid w:val="59B99029"/>
    <w:rsid w:val="5AD55CDF"/>
    <w:rsid w:val="5ADCB81B"/>
    <w:rsid w:val="5B3C382D"/>
    <w:rsid w:val="5E73DF5F"/>
    <w:rsid w:val="5ED6D464"/>
    <w:rsid w:val="60DBD62E"/>
    <w:rsid w:val="644C2099"/>
    <w:rsid w:val="6464E359"/>
    <w:rsid w:val="65658B05"/>
    <w:rsid w:val="66E6A2FD"/>
    <w:rsid w:val="6B76EB01"/>
    <w:rsid w:val="6BBD2D2B"/>
    <w:rsid w:val="6C165EE1"/>
    <w:rsid w:val="6C165EE1"/>
    <w:rsid w:val="6C6250D4"/>
    <w:rsid w:val="6C97EC6C"/>
    <w:rsid w:val="6D8A269B"/>
    <w:rsid w:val="6F64974F"/>
    <w:rsid w:val="6F6BF7F5"/>
    <w:rsid w:val="70909E4E"/>
    <w:rsid w:val="7796772B"/>
    <w:rsid w:val="77D94C73"/>
    <w:rsid w:val="77D94C73"/>
    <w:rsid w:val="78497A7C"/>
    <w:rsid w:val="79A3AE26"/>
    <w:rsid w:val="7B82EA46"/>
    <w:rsid w:val="7CC746E9"/>
    <w:rsid w:val="7CCB8B8B"/>
    <w:rsid w:val="7DE6D83E"/>
    <w:rsid w:val="7EDF608E"/>
    <w:rsid w:val="7F7ABB19"/>
    <w:rsid w:val="7FAC7E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hapeDefaults>
    <o:shapedefaults v:ext="edit" spidmax="2050"/>
    <o:shapelayout v:ext="edit">
      <o:idmap v:ext="edit" data="1"/>
    </o:shapelayout>
  </w:shapeDefaults>
  <w:decimalSymbol w:val="."/>
  <w:listSeparator w:val=","/>
  <w14:docId w14:val="1D16D5B3"/>
  <w15:chartTrackingRefBased/>
  <w15:docId w15:val="{7375F456-36A6-46DF-8871-4FA1326FC3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87DB7"/>
    <w:rPr>
      <w:rFonts w:eastAsia="MS Mincho"/>
      <w:sz w:val="24"/>
      <w:szCs w:val="24"/>
    </w:rPr>
  </w:style>
  <w:style w:type="paragraph" w:styleId="Heading1">
    <w:name w:val="heading 1"/>
    <w:basedOn w:val="Normal"/>
    <w:next w:val="Normal"/>
    <w:qFormat/>
    <w:pPr>
      <w:keepNext/>
      <w:numPr>
        <w:numId w:val="21"/>
      </w:numPr>
      <w:spacing w:before="240" w:after="60"/>
      <w:outlineLvl w:val="0"/>
    </w:pPr>
    <w:rPr>
      <w:rFonts w:eastAsia="Times New Roman" w:cs="Arial"/>
      <w:b/>
      <w:bCs/>
      <w:kern w:val="32"/>
      <w:sz w:val="28"/>
      <w:szCs w:val="32"/>
      <w:lang w:eastAsia="en-US"/>
    </w:rPr>
  </w:style>
  <w:style w:type="paragraph" w:styleId="Heading2">
    <w:name w:val="heading 2"/>
    <w:basedOn w:val="Heading1"/>
    <w:next w:val="Normal"/>
    <w:qFormat/>
    <w:pPr>
      <w:keepNext w:val="0"/>
      <w:widowControl w:val="0"/>
      <w:numPr>
        <w:ilvl w:val="1"/>
        <w:numId w:val="35"/>
      </w:numPr>
      <w:tabs>
        <w:tab w:val="left" w:pos="432"/>
      </w:tabs>
      <w:outlineLvl w:val="1"/>
    </w:pPr>
    <w:rPr>
      <w:rFonts w:cs="Times New Roman"/>
      <w:bCs w:val="0"/>
      <w:kern w:val="28"/>
      <w:sz w:val="24"/>
      <w:szCs w:val="24"/>
    </w:rPr>
  </w:style>
  <w:style w:type="paragraph" w:styleId="Heading3">
    <w:name w:val="heading 3"/>
    <w:basedOn w:val="Normal"/>
    <w:next w:val="Normal"/>
    <w:qFormat/>
    <w:pPr>
      <w:keepNext/>
      <w:numPr>
        <w:ilvl w:val="2"/>
        <w:numId w:val="21"/>
      </w:numPr>
      <w:spacing w:before="240" w:after="60"/>
      <w:outlineLvl w:val="2"/>
    </w:pPr>
    <w:rPr>
      <w:rFonts w:eastAsia="Times New Roman" w:cs="Arial"/>
      <w:b/>
      <w:bCs/>
      <w:i/>
      <w:szCs w:val="26"/>
      <w:lang w:eastAsia="en-US"/>
    </w:rPr>
  </w:style>
  <w:style w:type="paragraph" w:styleId="Heading4">
    <w:name w:val="heading 4"/>
    <w:basedOn w:val="Normal"/>
    <w:next w:val="Normal"/>
    <w:qFormat/>
    <w:pPr>
      <w:keepNext/>
      <w:numPr>
        <w:ilvl w:val="3"/>
        <w:numId w:val="21"/>
      </w:numPr>
      <w:spacing w:before="240" w:after="60"/>
      <w:outlineLvl w:val="3"/>
    </w:pPr>
    <w:rPr>
      <w:rFonts w:ascii="Arial" w:hAnsi="Arial" w:eastAsia="Times New Roman"/>
      <w:b/>
      <w:bCs/>
      <w:i/>
      <w:szCs w:val="28"/>
      <w:lang w:eastAsia="en-US"/>
    </w:rPr>
  </w:style>
  <w:style w:type="paragraph" w:styleId="Heading5">
    <w:name w:val="heading 5"/>
    <w:basedOn w:val="Heading1"/>
    <w:next w:val="Normal"/>
    <w:qFormat/>
    <w:pPr>
      <w:numPr>
        <w:ilvl w:val="4"/>
        <w:numId w:val="10"/>
      </w:numPr>
      <w:outlineLvl w:val="4"/>
    </w:pPr>
    <w:rPr>
      <w:i/>
      <w:sz w:val="24"/>
    </w:rPr>
  </w:style>
  <w:style w:type="paragraph" w:styleId="Heading6">
    <w:name w:val="heading 6"/>
    <w:basedOn w:val="Normal"/>
    <w:next w:val="Normal"/>
    <w:qFormat/>
    <w:pPr>
      <w:numPr>
        <w:ilvl w:val="5"/>
        <w:numId w:val="10"/>
      </w:numPr>
      <w:spacing w:before="240" w:after="60"/>
      <w:outlineLvl w:val="5"/>
    </w:pPr>
    <w:rPr>
      <w:rFonts w:ascii="Arial" w:hAnsi="Arial"/>
      <w:i/>
      <w:sz w:val="22"/>
    </w:rPr>
  </w:style>
  <w:style w:type="paragraph" w:styleId="Heading7">
    <w:name w:val="heading 7"/>
    <w:basedOn w:val="Normal"/>
    <w:next w:val="Normal"/>
    <w:qFormat/>
    <w:pPr>
      <w:numPr>
        <w:ilvl w:val="6"/>
        <w:numId w:val="10"/>
      </w:numPr>
      <w:spacing w:before="240" w:after="60"/>
      <w:outlineLvl w:val="6"/>
    </w:pPr>
    <w:rPr>
      <w:rFonts w:ascii="Arial" w:hAnsi="Arial"/>
      <w:sz w:val="20"/>
    </w:rPr>
  </w:style>
  <w:style w:type="paragraph" w:styleId="Heading8">
    <w:name w:val="heading 8"/>
    <w:basedOn w:val="Normal"/>
    <w:next w:val="Normal"/>
    <w:qFormat/>
    <w:pPr>
      <w:numPr>
        <w:ilvl w:val="7"/>
        <w:numId w:val="10"/>
      </w:numPr>
      <w:spacing w:before="240" w:after="60"/>
      <w:outlineLvl w:val="7"/>
    </w:pPr>
    <w:rPr>
      <w:rFonts w:ascii="Arial" w:hAnsi="Arial"/>
      <w:i/>
      <w:sz w:val="20"/>
    </w:rPr>
  </w:style>
  <w:style w:type="paragraph" w:styleId="Heading9">
    <w:name w:val="heading 9"/>
    <w:basedOn w:val="Normal"/>
    <w:next w:val="Normal"/>
    <w:qFormat/>
    <w:pPr>
      <w:numPr>
        <w:ilvl w:val="8"/>
        <w:numId w:val="10"/>
      </w:numPr>
      <w:spacing w:before="240" w:after="60"/>
      <w:outlineLvl w:val="8"/>
    </w:pPr>
    <w:rPr>
      <w:rFonts w:ascii="Arial" w:hAnsi="Arial"/>
      <w:i/>
      <w:sz w:val="18"/>
    </w:rPr>
  </w:style>
  <w:style w:type="character" w:styleId="DefaultParagraphFont" w:default="1">
    <w:name w:val="Default Paragraph Font"/>
    <w:semiHidden/>
    <w:rsid w:val="00587DB7"/>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rsid w:val="00587DB7"/>
  </w:style>
  <w:style w:type="paragraph" w:styleId="Header">
    <w:name w:val="header"/>
    <w:pPr>
      <w:framePr w:wrap="notBeside" w:hAnchor="page" w:vAnchor="text" w:y="1"/>
      <w:pBdr>
        <w:bottom w:val="single" w:color="auto" w:sz="6" w:space="1"/>
      </w:pBdr>
      <w:tabs>
        <w:tab w:val="center" w:pos="4320"/>
        <w:tab w:val="right" w:pos="8640"/>
      </w:tabs>
    </w:pPr>
    <w:rPr>
      <w:noProof/>
      <w:lang w:eastAsia="en-US"/>
    </w:rPr>
  </w:style>
  <w:style w:type="paragraph" w:styleId="Footer">
    <w:name w:val="footer"/>
    <w:pPr>
      <w:pBdr>
        <w:top w:val="single" w:color="auto" w:sz="6" w:space="1"/>
      </w:pBdr>
      <w:tabs>
        <w:tab w:val="left" w:pos="0"/>
        <w:tab w:val="center" w:pos="4320"/>
        <w:tab w:val="right" w:pos="8640"/>
      </w:tabs>
      <w:ind w:left="1440"/>
    </w:pPr>
    <w:rPr>
      <w:noProof/>
      <w:lang w:eastAsia="en-US"/>
    </w:rPr>
  </w:style>
  <w:style w:type="character" w:styleId="PageNumber">
    <w:name w:val="page number"/>
    <w:basedOn w:val="DefaultParagraphFont"/>
  </w:style>
  <w:style w:type="paragraph" w:styleId="TOC1">
    <w:name w:val="toc 1"/>
    <w:basedOn w:val="Normal"/>
    <w:next w:val="Normal"/>
    <w:semiHidden/>
    <w:rPr>
      <w:rFonts w:eastAsia="Times New Roman"/>
      <w:bCs/>
      <w:lang w:eastAsia="en-US"/>
    </w:rPr>
  </w:style>
  <w:style w:type="paragraph" w:styleId="TOC2">
    <w:name w:val="toc 2"/>
    <w:basedOn w:val="Normal"/>
    <w:next w:val="Normal"/>
    <w:semiHidden/>
    <w:pPr>
      <w:spacing w:before="120"/>
      <w:ind w:left="200"/>
    </w:pPr>
    <w:rPr>
      <w:rFonts w:ascii="Arial" w:hAnsi="Arial"/>
      <w:sz w:val="20"/>
    </w:rPr>
  </w:style>
  <w:style w:type="paragraph" w:styleId="TOC3">
    <w:name w:val="toc 3"/>
    <w:basedOn w:val="Normal"/>
    <w:next w:val="Normal"/>
    <w:semiHidden/>
    <w:pPr>
      <w:ind w:left="400"/>
    </w:pPr>
    <w:rPr>
      <w:rFonts w:ascii="Arial" w:hAnsi="Arial"/>
      <w:sz w:val="20"/>
    </w:r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Title">
    <w:name w:val="Title"/>
    <w:basedOn w:val="Normal"/>
    <w:qFormat/>
    <w:pPr>
      <w:spacing w:before="240" w:after="60"/>
      <w:jc w:val="center"/>
      <w:outlineLvl w:val="0"/>
    </w:pPr>
    <w:rPr>
      <w:rFonts w:cs="Arial"/>
      <w:b/>
      <w:bCs/>
      <w:kern w:val="28"/>
      <w:sz w:val="32"/>
      <w:szCs w:val="32"/>
    </w:rPr>
  </w:style>
  <w:style w:type="character" w:styleId="Hyperlink">
    <w:name w:val="Hyperlink"/>
    <w:basedOn w:val="DefaultParagraphFont"/>
    <w:rPr>
      <w:color w:val="0000FF"/>
      <w:u w:val="single"/>
    </w:rPr>
  </w:style>
  <w:style w:type="paragraph" w:styleId="Subtitle">
    <w:name w:val="Subtitle"/>
    <w:basedOn w:val="Normal"/>
    <w:qFormat/>
    <w:pPr>
      <w:jc w:val="center"/>
    </w:pPr>
    <w:rPr>
      <w:b/>
    </w:rPr>
  </w:style>
  <w:style w:type="paragraph" w:styleId="Caption">
    <w:name w:val="caption"/>
    <w:basedOn w:val="Normal"/>
    <w:next w:val="Normal"/>
    <w:qFormat/>
    <w:pPr>
      <w:jc w:val="center"/>
    </w:pPr>
    <w:rPr>
      <w:b/>
    </w:rPr>
  </w:style>
  <w:style w:type="paragraph" w:styleId="ListBullet">
    <w:name w:val="List Bullet"/>
    <w:basedOn w:val="Normal"/>
    <w:pPr>
      <w:numPr>
        <w:numId w:val="22"/>
      </w:numPr>
    </w:pPr>
  </w:style>
  <w:style w:type="character" w:styleId="FollowedHyperlink">
    <w:name w:val="FollowedHyperlink"/>
    <w:basedOn w:val="DefaultParagraphFont"/>
    <w:rPr>
      <w:color w:val="800080"/>
      <w:u w:val="single"/>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odyText">
    <w:name w:val="Body Text"/>
    <w:basedOn w:val="Normal"/>
    <w:pPr>
      <w:pBdr>
        <w:top w:val="single" w:color="000000" w:sz="6" w:space="1"/>
        <w:left w:val="single" w:color="000000" w:sz="6" w:space="4"/>
        <w:bottom w:val="single" w:color="000000" w:sz="6" w:space="1"/>
        <w:right w:val="single" w:color="000000" w:sz="6" w:space="4"/>
      </w:pBdr>
      <w:jc w:val="center"/>
    </w:pPr>
    <w:rPr>
      <w:rFonts w:ascii="Arial" w:hAnsi="Arial" w:cs="Arial"/>
      <w:sz w:val="20"/>
      <w:szCs w:val="20"/>
    </w:rPr>
  </w:style>
  <w:style w:type="paragraph" w:styleId="StyleHeading312pt" w:customStyle="1">
    <w:name w:val="Style Heading 3 + 12 pt"/>
    <w:basedOn w:val="Heading3"/>
  </w:style>
  <w:style w:type="paragraph" w:styleId="StyleHeading411pt" w:customStyle="1">
    <w:name w:val="Style Heading 4 + 11 pt"/>
    <w:basedOn w:val="Heading4"/>
    <w:pPr>
      <w:numPr>
        <w:ilvl w:val="0"/>
        <w:numId w:val="0"/>
      </w:numPr>
    </w:pPr>
    <w:rPr>
      <w:i w:val="0"/>
      <w:szCs w:val="22"/>
    </w:rPr>
  </w:style>
  <w:style w:type="character" w:styleId="StyleComplexArial" w:customStyle="1">
    <w:name w:val="Style (Complex) Arial"/>
    <w:basedOn w:val="DefaultParagraphFont"/>
    <w:rPr>
      <w:rFonts w:ascii="Arial" w:hAnsi="Arial" w:cs="Arial"/>
      <w:sz w:val="20"/>
    </w:rPr>
  </w:style>
  <w:style w:type="paragraph" w:styleId="StyleComplexArialJustified" w:customStyle="1">
    <w:name w:val="Style (Complex) Arial Justified"/>
    <w:basedOn w:val="Normal"/>
    <w:pPr>
      <w:jc w:val="both"/>
    </w:pPr>
    <w:rPr>
      <w:rFonts w:ascii="Arial" w:hAnsi="Arial" w:cs="Arial"/>
      <w:sz w:val="20"/>
    </w:rPr>
  </w:style>
  <w:style w:type="paragraph" w:styleId="StyleListBulletComplexArial" w:customStyle="1">
    <w:name w:val="Style List Bullet + (Complex) Arial"/>
    <w:basedOn w:val="Normal"/>
    <w:rPr>
      <w:rFonts w:ascii="Arial" w:hAnsi="Arial" w:cs="Arial"/>
      <w:sz w:val="20"/>
    </w:rPr>
  </w:style>
  <w:style w:type="paragraph" w:styleId="TOAHeading">
    <w:name w:val="toa heading"/>
    <w:basedOn w:val="Normal"/>
    <w:next w:val="Normal"/>
    <w:semiHidden/>
    <w:rsid w:val="00CC0DA5"/>
    <w:pPr>
      <w:spacing w:before="240" w:after="120"/>
      <w:jc w:val="center"/>
    </w:pPr>
    <w:rPr>
      <w:rFonts w:ascii="Arial" w:hAnsi="Arial"/>
      <w:smallCaps/>
      <w:sz w:val="20"/>
      <w:szCs w:val="26"/>
      <w:u w:val="single"/>
    </w:rPr>
  </w:style>
  <w:style w:type="paragraph" w:styleId="StyleJustified" w:customStyle="1">
    <w:name w:val="Style Justified"/>
    <w:basedOn w:val="Normal"/>
    <w:pPr>
      <w:jc w:val="both"/>
    </w:pPr>
    <w:rPr>
      <w:szCs w:val="20"/>
    </w:rPr>
  </w:style>
  <w:style w:type="paragraph" w:styleId="StyleBefore5ptAfter5pt" w:customStyle="1">
    <w:name w:val="Style Before:  5 pt After:  5 pt"/>
    <w:basedOn w:val="Normal"/>
    <w:rPr>
      <w:szCs w:val="20"/>
    </w:rPr>
  </w:style>
  <w:style w:type="paragraph" w:styleId="StyleHeading112ptLeft0Firstline0" w:customStyle="1">
    <w:name w:val="Style Heading 1 + 12 pt Left:  0&quot; First line:  0&quot;"/>
    <w:basedOn w:val="Heading1"/>
    <w:pPr>
      <w:numPr>
        <w:numId w:val="0"/>
      </w:numPr>
    </w:pPr>
    <w:rPr>
      <w:rFonts w:cs="Times New Roman"/>
      <w:szCs w:val="20"/>
    </w:rPr>
  </w:style>
  <w:style w:type="paragraph" w:styleId="StyleHeading1Left0Firstline0" w:customStyle="1">
    <w:name w:val="Style Heading 1 + Left:  0&quot; First line:  0&quot;"/>
    <w:basedOn w:val="Heading1"/>
    <w:pPr>
      <w:numPr>
        <w:numId w:val="0"/>
      </w:numPr>
    </w:pPr>
    <w:rPr>
      <w:rFonts w:cs="Times New Roman"/>
      <w:szCs w:val="20"/>
    </w:rPr>
  </w:style>
  <w:style w:type="paragraph" w:styleId="FootnoteText">
    <w:name w:val="footnote text"/>
    <w:basedOn w:val="Normal"/>
    <w:semiHidden/>
    <w:rPr>
      <w:rFonts w:eastAsia="Times New Roman"/>
      <w:szCs w:val="20"/>
      <w:lang w:eastAsia="en-US"/>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settings" Target="settings.xml" Id="rId3"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webSettings" Target="webSettings.xml" Id="rId4" /><Relationship Type="http://schemas.openxmlformats.org/officeDocument/2006/relationships/image" Target="media/image2.jpeg" Id="rId9" /><Relationship Type="http://schemas.openxmlformats.org/officeDocument/2006/relationships/header" Target="header1.xml" Id="rId14" /><Relationship Type="http://schemas.openxmlformats.org/officeDocument/2006/relationships/image" Target="/media/image.png" Id="Re27676ab31b74547" /><Relationship Type="http://schemas.openxmlformats.org/officeDocument/2006/relationships/image" Target="/media/image2.png" Id="Rde843c16f07a4f92" /><Relationship Type="http://schemas.openxmlformats.org/officeDocument/2006/relationships/image" Target="/media/image3.png" Id="R1e46ba1e73134826" /><Relationship Type="http://schemas.openxmlformats.org/officeDocument/2006/relationships/image" Target="/media/image4.png" Id="R8c6e91076a53416f" /><Relationship Type="http://schemas.openxmlformats.org/officeDocument/2006/relationships/image" Target="/media/image5.png" Id="R0582da86664141ef" /><Relationship Type="http://schemas.openxmlformats.org/officeDocument/2006/relationships/image" Target="/media/image6.png" Id="Reb792e51c287448d" /><Relationship Type="http://schemas.openxmlformats.org/officeDocument/2006/relationships/image" Target="/media/image7.png" Id="Re040694f0c294fc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Trianz</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System Requirements Specifications Process</dc:title>
  <dc:subject/>
  <dc:creator>Ananthalakshmi</dc:creator>
  <keywords/>
  <dc:description/>
  <lastModifiedBy>Nandini .</lastModifiedBy>
  <revision>132</revision>
  <lastPrinted>2006-02-01T01:59:00.0000000Z</lastPrinted>
  <dcterms:created xsi:type="dcterms:W3CDTF">2023-09-07T08:50:00.0000000Z</dcterms:created>
  <dcterms:modified xsi:type="dcterms:W3CDTF">2023-09-07T09:54:27.9008066Z</dcterms:modified>
</coreProperties>
</file>